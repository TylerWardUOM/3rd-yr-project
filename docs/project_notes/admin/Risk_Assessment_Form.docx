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DBC5" w14:textId="77777777" w:rsidR="0005133D" w:rsidRPr="00DB59EA" w:rsidRDefault="0005133D" w:rsidP="00DB59EA">
      <w:pPr>
        <w:pStyle w:val="BodyTextIndent"/>
        <w:jc w:val="center"/>
        <w:rPr>
          <w:rFonts w:ascii="Verdana" w:hAnsi="Verdana"/>
          <w:b/>
          <w:bCs/>
          <w:sz w:val="36"/>
        </w:rPr>
      </w:pPr>
      <w:r w:rsidRPr="007A52B5">
        <w:rPr>
          <w:rFonts w:ascii="Verdana" w:hAnsi="Verdana"/>
          <w:b/>
          <w:bCs/>
          <w:sz w:val="36"/>
          <w:szCs w:val="36"/>
        </w:rPr>
        <w:t>General Risk Assessment Form</w:t>
      </w:r>
    </w:p>
    <w:p w14:paraId="2F54E125" w14:textId="77777777" w:rsidR="0020100F" w:rsidRPr="00DB59EA" w:rsidRDefault="00C86360" w:rsidP="00DB59EA">
      <w:pPr>
        <w:pStyle w:val="BodyTextIndent"/>
        <w:rPr>
          <w:rFonts w:ascii="Verdana" w:hAnsi="Verdana"/>
          <w:sz w:val="20"/>
        </w:rPr>
      </w:pPr>
      <w:r w:rsidRPr="00DB59EA">
        <w:rPr>
          <w:rFonts w:ascii="Verdana" w:hAnsi="Verdana"/>
          <w:noProof/>
          <w:sz w:val="20"/>
          <w:lang w:eastAsia="en-GB"/>
        </w:rPr>
        <w:drawing>
          <wp:anchor distT="0" distB="0" distL="114300" distR="114300" simplePos="0" relativeHeight="251657728" behindDoc="0" locked="0" layoutInCell="1" allowOverlap="1" wp14:anchorId="6AE65347" wp14:editId="680F4460">
            <wp:simplePos x="0" y="0"/>
            <wp:positionH relativeFrom="page">
              <wp:posOffset>495300</wp:posOffset>
            </wp:positionH>
            <wp:positionV relativeFrom="page">
              <wp:posOffset>361950</wp:posOffset>
            </wp:positionV>
            <wp:extent cx="1305560" cy="542925"/>
            <wp:effectExtent l="0" t="0" r="8890" b="9525"/>
            <wp:wrapSquare wrapText="bothSides"/>
            <wp:docPr id="4" name="Picture 1" descr="p:\My Documents\Templates\Logo_download\Tab_logo\White backgrounds\TAB_col_white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My Documents\Templates\Logo_download\Tab_logo\White backgrounds\TAB_col_white_background.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05560" cy="5429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47"/>
        <w:gridCol w:w="2285"/>
        <w:gridCol w:w="2472"/>
        <w:gridCol w:w="3082"/>
        <w:gridCol w:w="2650"/>
        <w:gridCol w:w="2039"/>
      </w:tblGrid>
      <w:tr w:rsidR="008F47E5" w:rsidRPr="003708A9" w14:paraId="6EFF7C3F" w14:textId="77777777">
        <w:trPr>
          <w:cantSplit/>
          <w:trHeight w:val="861"/>
          <w:tblHeader/>
          <w:jc w:val="center"/>
        </w:trPr>
        <w:tc>
          <w:tcPr>
            <w:tcW w:w="1647" w:type="dxa"/>
            <w:tcBorders>
              <w:bottom w:val="single" w:sz="4" w:space="0" w:color="auto"/>
            </w:tcBorders>
            <w:shd w:val="clear" w:color="auto" w:fill="E0E0E0"/>
          </w:tcPr>
          <w:p w14:paraId="664E1457" w14:textId="77777777" w:rsidR="008F47E5" w:rsidRPr="00EF7311" w:rsidRDefault="008F47E5">
            <w:pPr>
              <w:rPr>
                <w:rFonts w:ascii="Verdana" w:hAnsi="Verdana"/>
                <w:sz w:val="18"/>
                <w:szCs w:val="18"/>
              </w:rPr>
            </w:pPr>
            <w:r w:rsidRPr="00D86E02">
              <w:rPr>
                <w:rFonts w:ascii="Verdana" w:hAnsi="Verdana"/>
                <w:b/>
                <w:sz w:val="18"/>
                <w:szCs w:val="18"/>
              </w:rPr>
              <w:t>Date:</w:t>
            </w:r>
            <w:r w:rsidR="002D7ABB" w:rsidRPr="00D86E02">
              <w:rPr>
                <w:rFonts w:ascii="Verdana" w:hAnsi="Verdana"/>
                <w:b/>
                <w:sz w:val="18"/>
                <w:szCs w:val="18"/>
              </w:rPr>
              <w:t xml:space="preserve"> </w:t>
            </w:r>
            <w:r w:rsidR="002D7ABB" w:rsidRPr="00DB59EA">
              <w:rPr>
                <w:rFonts w:ascii="Verdana" w:hAnsi="Verdana"/>
                <w:color w:val="FF0000"/>
                <w:sz w:val="18"/>
                <w:szCs w:val="18"/>
              </w:rPr>
              <w:t>(1)</w:t>
            </w:r>
          </w:p>
          <w:p w14:paraId="5C6F4DE2" w14:textId="77777777" w:rsidR="00EF7311" w:rsidRPr="00EF7311" w:rsidRDefault="00EF7311">
            <w:pPr>
              <w:rPr>
                <w:rFonts w:ascii="Verdana" w:hAnsi="Verdana"/>
                <w:sz w:val="18"/>
                <w:szCs w:val="18"/>
              </w:rPr>
            </w:pPr>
          </w:p>
          <w:p w14:paraId="350BAFBE" w14:textId="75238844" w:rsidR="008F47E5" w:rsidRPr="00D86E02" w:rsidRDefault="0062106E">
            <w:pPr>
              <w:rPr>
                <w:rFonts w:ascii="Verdana" w:hAnsi="Verdana"/>
                <w:b/>
                <w:sz w:val="18"/>
                <w:szCs w:val="18"/>
              </w:rPr>
            </w:pPr>
            <w:ins w:id="0" w:author="Tyler Ward" w:date="2025-10-22T13:02:00Z" w16du:dateUtc="2025-10-22T12:02:00Z">
              <w:r>
                <w:rPr>
                  <w:rFonts w:ascii="Verdana" w:hAnsi="Verdana"/>
                  <w:b/>
                  <w:sz w:val="18"/>
                  <w:szCs w:val="18"/>
                </w:rPr>
                <w:t>21/10/2025</w:t>
              </w:r>
            </w:ins>
          </w:p>
        </w:tc>
        <w:tc>
          <w:tcPr>
            <w:tcW w:w="2285" w:type="dxa"/>
            <w:tcBorders>
              <w:bottom w:val="single" w:sz="4" w:space="0" w:color="auto"/>
            </w:tcBorders>
            <w:shd w:val="clear" w:color="auto" w:fill="E0E0E0"/>
          </w:tcPr>
          <w:p w14:paraId="1C61E14B" w14:textId="77777777" w:rsidR="008F47E5" w:rsidRPr="00EF7311" w:rsidRDefault="008F47E5">
            <w:pPr>
              <w:rPr>
                <w:rFonts w:ascii="Verdana" w:hAnsi="Verdana"/>
                <w:sz w:val="18"/>
                <w:szCs w:val="18"/>
              </w:rPr>
            </w:pPr>
            <w:r w:rsidRPr="00D86E02">
              <w:rPr>
                <w:rFonts w:ascii="Verdana" w:hAnsi="Verdana"/>
                <w:b/>
                <w:sz w:val="18"/>
                <w:szCs w:val="18"/>
              </w:rPr>
              <w:t>Assessed by:</w:t>
            </w:r>
            <w:r w:rsidR="002D7ABB" w:rsidRPr="00D86E02">
              <w:rPr>
                <w:rFonts w:ascii="Verdana" w:hAnsi="Verdana"/>
                <w:b/>
                <w:sz w:val="18"/>
                <w:szCs w:val="18"/>
              </w:rPr>
              <w:t xml:space="preserve"> </w:t>
            </w:r>
            <w:r w:rsidR="002D7ABB" w:rsidRPr="00DB59EA">
              <w:rPr>
                <w:rFonts w:ascii="Verdana" w:hAnsi="Verdana"/>
                <w:color w:val="FF0000"/>
                <w:sz w:val="18"/>
                <w:szCs w:val="18"/>
              </w:rPr>
              <w:t>(2)</w:t>
            </w:r>
          </w:p>
          <w:p w14:paraId="720CC8D8" w14:textId="77777777" w:rsidR="008F47E5" w:rsidRPr="00EF7311" w:rsidRDefault="008F47E5">
            <w:pPr>
              <w:rPr>
                <w:rFonts w:ascii="Verdana" w:hAnsi="Verdana"/>
                <w:sz w:val="18"/>
                <w:szCs w:val="18"/>
              </w:rPr>
            </w:pPr>
          </w:p>
          <w:p w14:paraId="6F81F50F" w14:textId="58611FBB" w:rsidR="00CA2B83" w:rsidRPr="00D86E02" w:rsidRDefault="0062106E">
            <w:pPr>
              <w:rPr>
                <w:rFonts w:ascii="Verdana" w:hAnsi="Verdana"/>
                <w:b/>
                <w:sz w:val="18"/>
                <w:szCs w:val="18"/>
              </w:rPr>
            </w:pPr>
            <w:ins w:id="1" w:author="Tyler Ward" w:date="2025-10-22T13:02:00Z" w16du:dateUtc="2025-10-22T12:02:00Z">
              <w:r>
                <w:rPr>
                  <w:rFonts w:ascii="Verdana" w:hAnsi="Verdana"/>
                  <w:b/>
                  <w:sz w:val="18"/>
                  <w:szCs w:val="18"/>
                </w:rPr>
                <w:t>Tyler Ward</w:t>
              </w:r>
            </w:ins>
          </w:p>
        </w:tc>
        <w:tc>
          <w:tcPr>
            <w:tcW w:w="2472" w:type="dxa"/>
            <w:tcBorders>
              <w:bottom w:val="single" w:sz="4" w:space="0" w:color="auto"/>
            </w:tcBorders>
            <w:shd w:val="clear" w:color="auto" w:fill="E0E0E0"/>
          </w:tcPr>
          <w:p w14:paraId="67A3448C" w14:textId="77777777" w:rsidR="00B613A2" w:rsidRDefault="00896503" w:rsidP="00EF7311">
            <w:pPr>
              <w:rPr>
                <w:rFonts w:ascii="Verdana" w:hAnsi="Verdana"/>
                <w:sz w:val="18"/>
                <w:szCs w:val="18"/>
              </w:rPr>
            </w:pPr>
            <w:r w:rsidRPr="00D86E02">
              <w:rPr>
                <w:rFonts w:ascii="Verdana" w:hAnsi="Verdana"/>
                <w:b/>
                <w:sz w:val="18"/>
                <w:szCs w:val="18"/>
              </w:rPr>
              <w:t xml:space="preserve">Checked / </w:t>
            </w:r>
            <w:r w:rsidR="00B613A2" w:rsidRPr="00D86E02">
              <w:rPr>
                <w:rFonts w:ascii="Verdana" w:hAnsi="Verdana"/>
                <w:b/>
                <w:sz w:val="18"/>
                <w:szCs w:val="18"/>
              </w:rPr>
              <w:t>Validated</w:t>
            </w:r>
            <w:r w:rsidRPr="00D86E02">
              <w:rPr>
                <w:rFonts w:ascii="Verdana" w:hAnsi="Verdana"/>
                <w:b/>
                <w:sz w:val="18"/>
                <w:szCs w:val="18"/>
              </w:rPr>
              <w:t>*</w:t>
            </w:r>
            <w:r w:rsidR="00B613A2" w:rsidRPr="00D86E02">
              <w:rPr>
                <w:rFonts w:ascii="Verdana" w:hAnsi="Verdana"/>
                <w:b/>
                <w:sz w:val="18"/>
                <w:szCs w:val="18"/>
              </w:rPr>
              <w:t xml:space="preserve"> by:</w:t>
            </w:r>
            <w:r w:rsidR="002D7ABB" w:rsidRPr="00D86E02">
              <w:rPr>
                <w:rFonts w:ascii="Verdana" w:hAnsi="Verdana"/>
                <w:b/>
                <w:sz w:val="18"/>
                <w:szCs w:val="18"/>
              </w:rPr>
              <w:t xml:space="preserve"> </w:t>
            </w:r>
            <w:r w:rsidR="002D7ABB" w:rsidRPr="00DB59EA">
              <w:rPr>
                <w:rFonts w:ascii="Verdana" w:hAnsi="Verdana"/>
                <w:color w:val="FF0000"/>
                <w:sz w:val="18"/>
                <w:szCs w:val="18"/>
              </w:rPr>
              <w:t>(3)</w:t>
            </w:r>
          </w:p>
          <w:p w14:paraId="7D8991B0" w14:textId="77777777" w:rsidR="00EF7311" w:rsidRDefault="00EF7311" w:rsidP="00EF7311">
            <w:pPr>
              <w:rPr>
                <w:rFonts w:ascii="Verdana" w:hAnsi="Verdana"/>
                <w:sz w:val="18"/>
                <w:szCs w:val="18"/>
              </w:rPr>
            </w:pPr>
          </w:p>
          <w:p w14:paraId="21A6FD2F" w14:textId="77777777" w:rsidR="00EF7311" w:rsidRPr="00D86E02" w:rsidRDefault="00EF7311" w:rsidP="00EF7311">
            <w:pPr>
              <w:rPr>
                <w:rFonts w:ascii="Verdana" w:hAnsi="Verdana"/>
                <w:b/>
                <w:color w:val="0000FF"/>
                <w:sz w:val="18"/>
                <w:szCs w:val="18"/>
              </w:rPr>
            </w:pPr>
          </w:p>
        </w:tc>
        <w:tc>
          <w:tcPr>
            <w:tcW w:w="3082" w:type="dxa"/>
            <w:tcBorders>
              <w:bottom w:val="single" w:sz="4" w:space="0" w:color="auto"/>
            </w:tcBorders>
            <w:shd w:val="clear" w:color="auto" w:fill="E0E0E0"/>
          </w:tcPr>
          <w:p w14:paraId="1E4BAB73" w14:textId="77777777" w:rsidR="008F47E5" w:rsidRPr="00EF7311" w:rsidRDefault="008F47E5">
            <w:pPr>
              <w:rPr>
                <w:rFonts w:ascii="Verdana" w:hAnsi="Verdana"/>
                <w:sz w:val="18"/>
                <w:szCs w:val="18"/>
              </w:rPr>
            </w:pPr>
            <w:r w:rsidRPr="00D86E02">
              <w:rPr>
                <w:rFonts w:ascii="Verdana" w:hAnsi="Verdana"/>
                <w:b/>
                <w:sz w:val="18"/>
                <w:szCs w:val="18"/>
              </w:rPr>
              <w:t xml:space="preserve">Location: </w:t>
            </w:r>
            <w:r w:rsidR="002D7ABB" w:rsidRPr="00D86E02">
              <w:rPr>
                <w:rFonts w:ascii="Verdana" w:hAnsi="Verdana"/>
                <w:b/>
                <w:sz w:val="18"/>
                <w:szCs w:val="18"/>
              </w:rPr>
              <w:t xml:space="preserve"> </w:t>
            </w:r>
            <w:r w:rsidR="002D7ABB" w:rsidRPr="00DB59EA">
              <w:rPr>
                <w:rFonts w:ascii="Verdana" w:hAnsi="Verdana"/>
                <w:color w:val="FF0000"/>
                <w:sz w:val="18"/>
                <w:szCs w:val="18"/>
              </w:rPr>
              <w:t>(4)</w:t>
            </w:r>
          </w:p>
          <w:p w14:paraId="57FD172B" w14:textId="77777777" w:rsidR="00EF7311" w:rsidRPr="00EF7311" w:rsidRDefault="00EF7311">
            <w:pPr>
              <w:rPr>
                <w:rFonts w:ascii="Verdana" w:hAnsi="Verdana"/>
                <w:sz w:val="18"/>
                <w:szCs w:val="18"/>
              </w:rPr>
            </w:pPr>
          </w:p>
          <w:p w14:paraId="236EB5E6" w14:textId="77777777" w:rsidR="00EF7311" w:rsidRPr="00D86E02" w:rsidRDefault="00EF7311">
            <w:pPr>
              <w:rPr>
                <w:rFonts w:ascii="Verdana" w:hAnsi="Verdana"/>
                <w:b/>
                <w:sz w:val="18"/>
                <w:szCs w:val="18"/>
              </w:rPr>
            </w:pPr>
          </w:p>
        </w:tc>
        <w:tc>
          <w:tcPr>
            <w:tcW w:w="2650" w:type="dxa"/>
            <w:tcBorders>
              <w:bottom w:val="single" w:sz="4" w:space="0" w:color="auto"/>
            </w:tcBorders>
            <w:shd w:val="clear" w:color="auto" w:fill="E0E0E0"/>
          </w:tcPr>
          <w:p w14:paraId="6944F3E5" w14:textId="77777777" w:rsidR="008F47E5" w:rsidRPr="00EF7311" w:rsidRDefault="008F47E5">
            <w:pPr>
              <w:rPr>
                <w:rFonts w:ascii="Verdana" w:hAnsi="Verdana"/>
                <w:sz w:val="18"/>
                <w:szCs w:val="18"/>
              </w:rPr>
            </w:pPr>
            <w:r w:rsidRPr="00D86E02">
              <w:rPr>
                <w:rFonts w:ascii="Verdana" w:hAnsi="Verdana"/>
                <w:b/>
                <w:sz w:val="18"/>
                <w:szCs w:val="18"/>
              </w:rPr>
              <w:t>Assessment ref no</w:t>
            </w:r>
            <w:r w:rsidR="002D7ABB" w:rsidRPr="00D86E02">
              <w:rPr>
                <w:rFonts w:ascii="Verdana" w:hAnsi="Verdana"/>
                <w:b/>
                <w:sz w:val="18"/>
                <w:szCs w:val="18"/>
              </w:rPr>
              <w:t xml:space="preserve"> </w:t>
            </w:r>
            <w:r w:rsidR="002D7ABB" w:rsidRPr="00DB59EA">
              <w:rPr>
                <w:rFonts w:ascii="Verdana" w:hAnsi="Verdana"/>
                <w:color w:val="FF0000"/>
                <w:sz w:val="18"/>
                <w:szCs w:val="18"/>
              </w:rPr>
              <w:t>(5)</w:t>
            </w:r>
          </w:p>
          <w:p w14:paraId="154D9300" w14:textId="77777777" w:rsidR="00EF7311" w:rsidRPr="00EF7311" w:rsidRDefault="00EF7311">
            <w:pPr>
              <w:rPr>
                <w:rFonts w:ascii="Verdana" w:hAnsi="Verdana"/>
                <w:sz w:val="18"/>
                <w:szCs w:val="18"/>
              </w:rPr>
            </w:pPr>
          </w:p>
          <w:p w14:paraId="5C0D35AC" w14:textId="77777777" w:rsidR="00EF7311" w:rsidRPr="00D86E02" w:rsidRDefault="00EF7311">
            <w:pPr>
              <w:rPr>
                <w:rFonts w:ascii="Verdana" w:hAnsi="Verdana"/>
                <w:b/>
                <w:sz w:val="18"/>
                <w:szCs w:val="18"/>
              </w:rPr>
            </w:pPr>
          </w:p>
        </w:tc>
        <w:tc>
          <w:tcPr>
            <w:tcW w:w="2039" w:type="dxa"/>
            <w:tcBorders>
              <w:bottom w:val="single" w:sz="4" w:space="0" w:color="auto"/>
            </w:tcBorders>
            <w:shd w:val="clear" w:color="auto" w:fill="E0E0E0"/>
          </w:tcPr>
          <w:p w14:paraId="01D0FD0D" w14:textId="77777777" w:rsidR="008F47E5" w:rsidRPr="00EF7311" w:rsidRDefault="008F47E5">
            <w:pPr>
              <w:rPr>
                <w:rFonts w:ascii="Verdana" w:hAnsi="Verdana"/>
                <w:sz w:val="18"/>
                <w:szCs w:val="18"/>
              </w:rPr>
            </w:pPr>
            <w:r w:rsidRPr="00D86E02">
              <w:rPr>
                <w:rFonts w:ascii="Verdana" w:hAnsi="Verdana"/>
                <w:b/>
                <w:sz w:val="18"/>
                <w:szCs w:val="18"/>
              </w:rPr>
              <w:t>Review date:</w:t>
            </w:r>
            <w:r w:rsidR="002D7ABB" w:rsidRPr="00D86E02">
              <w:rPr>
                <w:rFonts w:ascii="Verdana" w:hAnsi="Verdana"/>
                <w:b/>
                <w:sz w:val="18"/>
                <w:szCs w:val="18"/>
              </w:rPr>
              <w:t xml:space="preserve"> </w:t>
            </w:r>
            <w:r w:rsidR="002D7ABB" w:rsidRPr="00DB59EA">
              <w:rPr>
                <w:rFonts w:ascii="Verdana" w:hAnsi="Verdana"/>
                <w:color w:val="FF0000"/>
                <w:sz w:val="18"/>
                <w:szCs w:val="18"/>
              </w:rPr>
              <w:t>(6)</w:t>
            </w:r>
          </w:p>
          <w:p w14:paraId="49888EF9" w14:textId="77777777" w:rsidR="00EF7311" w:rsidRPr="00EF7311" w:rsidRDefault="00EF7311">
            <w:pPr>
              <w:rPr>
                <w:rFonts w:ascii="Verdana" w:hAnsi="Verdana"/>
                <w:sz w:val="18"/>
                <w:szCs w:val="18"/>
              </w:rPr>
            </w:pPr>
          </w:p>
          <w:p w14:paraId="16E1C998" w14:textId="77777777" w:rsidR="00EF7311" w:rsidRPr="00D86E02" w:rsidRDefault="00EF7311">
            <w:pPr>
              <w:rPr>
                <w:rFonts w:ascii="Verdana" w:hAnsi="Verdana"/>
                <w:b/>
                <w:sz w:val="18"/>
                <w:szCs w:val="18"/>
              </w:rPr>
            </w:pPr>
          </w:p>
        </w:tc>
      </w:tr>
      <w:tr w:rsidR="00B613A2" w:rsidRPr="003708A9" w14:paraId="3C47DF19" w14:textId="77777777">
        <w:trPr>
          <w:cantSplit/>
          <w:tblHeader/>
          <w:jc w:val="center"/>
        </w:trPr>
        <w:tc>
          <w:tcPr>
            <w:tcW w:w="14175" w:type="dxa"/>
            <w:gridSpan w:val="6"/>
          </w:tcPr>
          <w:p w14:paraId="5A4E6749" w14:textId="77777777" w:rsidR="002D7ABB" w:rsidRPr="00EF7311" w:rsidRDefault="00B613A2">
            <w:pPr>
              <w:rPr>
                <w:rFonts w:ascii="Verdana" w:hAnsi="Verdana"/>
                <w:sz w:val="18"/>
                <w:szCs w:val="18"/>
              </w:rPr>
            </w:pPr>
            <w:r w:rsidRPr="00D86E02">
              <w:rPr>
                <w:rFonts w:ascii="Verdana" w:hAnsi="Verdana"/>
                <w:b/>
                <w:sz w:val="18"/>
                <w:szCs w:val="18"/>
              </w:rPr>
              <w:t>Task / premises:</w:t>
            </w:r>
            <w:r w:rsidR="002D7ABB" w:rsidRPr="00D86E02">
              <w:rPr>
                <w:rFonts w:ascii="Verdana" w:hAnsi="Verdana"/>
                <w:b/>
                <w:sz w:val="18"/>
                <w:szCs w:val="18"/>
              </w:rPr>
              <w:t xml:space="preserve"> </w:t>
            </w:r>
            <w:r w:rsidR="002D7ABB" w:rsidRPr="00DB59EA">
              <w:rPr>
                <w:rFonts w:ascii="Verdana" w:hAnsi="Verdana"/>
                <w:color w:val="FF0000"/>
                <w:sz w:val="18"/>
                <w:szCs w:val="18"/>
              </w:rPr>
              <w:t>(7)</w:t>
            </w:r>
          </w:p>
          <w:p w14:paraId="0CDD32AA" w14:textId="4EAF4EEA" w:rsidR="002D7ABB" w:rsidRPr="003708A9" w:rsidRDefault="0062106E">
            <w:pPr>
              <w:rPr>
                <w:rFonts w:ascii="Verdana" w:hAnsi="Verdana"/>
                <w:sz w:val="18"/>
                <w:szCs w:val="18"/>
              </w:rPr>
            </w:pPr>
            <w:ins w:id="2" w:author="Tyler Ward" w:date="2025-10-22T13:03:00Z" w16du:dateUtc="2025-10-22T12:03:00Z">
              <w:r>
                <w:rPr>
                  <w:rFonts w:ascii="Verdana" w:hAnsi="Verdana"/>
                  <w:sz w:val="18"/>
                  <w:szCs w:val="18"/>
                </w:rPr>
                <w:t xml:space="preserve">Development and testing of low-voltage haptic </w:t>
              </w:r>
            </w:ins>
            <w:ins w:id="3" w:author="Tyler Ward" w:date="2025-10-22T13:04:00Z" w16du:dateUtc="2025-10-22T12:04:00Z">
              <w:r>
                <w:rPr>
                  <w:rFonts w:ascii="Verdana" w:hAnsi="Verdana"/>
                  <w:sz w:val="18"/>
                  <w:szCs w:val="18"/>
                </w:rPr>
                <w:t xml:space="preserve">input </w:t>
              </w:r>
            </w:ins>
            <w:ins w:id="4" w:author="Tyler Ward" w:date="2025-10-22T13:05:00Z" w16du:dateUtc="2025-10-22T12:05:00Z">
              <w:r>
                <w:rPr>
                  <w:rFonts w:ascii="Verdana" w:hAnsi="Verdana"/>
                  <w:sz w:val="18"/>
                  <w:szCs w:val="18"/>
                </w:rPr>
                <w:t>device</w:t>
              </w:r>
            </w:ins>
          </w:p>
          <w:p w14:paraId="1CED60C0" w14:textId="77777777" w:rsidR="0005133D" w:rsidRPr="003708A9" w:rsidRDefault="0005133D">
            <w:pPr>
              <w:rPr>
                <w:rFonts w:ascii="Verdana" w:hAnsi="Verdana"/>
                <w:sz w:val="18"/>
                <w:szCs w:val="18"/>
              </w:rPr>
            </w:pPr>
          </w:p>
          <w:p w14:paraId="59A57A0B" w14:textId="77777777" w:rsidR="0005133D" w:rsidRPr="003708A9" w:rsidRDefault="0005133D">
            <w:pPr>
              <w:rPr>
                <w:rFonts w:ascii="Verdana" w:hAnsi="Verdana"/>
                <w:sz w:val="18"/>
                <w:szCs w:val="18"/>
              </w:rPr>
            </w:pPr>
          </w:p>
        </w:tc>
      </w:tr>
    </w:tbl>
    <w:p w14:paraId="2C469986" w14:textId="77777777" w:rsidR="0020100F" w:rsidRPr="003708A9" w:rsidRDefault="0020100F">
      <w:pPr>
        <w:rPr>
          <w:rFonts w:ascii="Verdana" w:hAnsi="Verdana"/>
          <w:sz w:val="18"/>
          <w:szCs w:val="18"/>
        </w:rPr>
      </w:pP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36"/>
        <w:gridCol w:w="1734"/>
        <w:gridCol w:w="1945"/>
        <w:gridCol w:w="5470"/>
        <w:gridCol w:w="2106"/>
        <w:gridCol w:w="984"/>
      </w:tblGrid>
      <w:tr w:rsidR="0020100F" w:rsidRPr="003708A9" w14:paraId="25E8EDF8" w14:textId="77777777">
        <w:trPr>
          <w:cantSplit/>
          <w:tblHeader/>
          <w:jc w:val="center"/>
        </w:trPr>
        <w:tc>
          <w:tcPr>
            <w:tcW w:w="1955" w:type="dxa"/>
            <w:shd w:val="clear" w:color="auto" w:fill="E0E0E0"/>
          </w:tcPr>
          <w:p w14:paraId="2B7C828C" w14:textId="77777777" w:rsidR="0020100F" w:rsidRPr="00D86E02" w:rsidRDefault="0020100F">
            <w:pPr>
              <w:rPr>
                <w:rFonts w:ascii="Verdana" w:hAnsi="Verdana"/>
                <w:b/>
                <w:sz w:val="18"/>
                <w:szCs w:val="18"/>
              </w:rPr>
            </w:pPr>
            <w:r w:rsidRPr="00D86E02">
              <w:rPr>
                <w:rFonts w:ascii="Verdana" w:hAnsi="Verdana"/>
                <w:b/>
                <w:sz w:val="18"/>
                <w:szCs w:val="18"/>
              </w:rPr>
              <w:t>Activity</w:t>
            </w:r>
            <w:r w:rsidR="002D7ABB" w:rsidRPr="00D86E02">
              <w:rPr>
                <w:rFonts w:ascii="Verdana" w:hAnsi="Verdana"/>
                <w:b/>
                <w:sz w:val="18"/>
                <w:szCs w:val="18"/>
              </w:rPr>
              <w:t xml:space="preserve"> </w:t>
            </w:r>
            <w:r w:rsidR="002D7ABB" w:rsidRPr="00DB59EA">
              <w:rPr>
                <w:rFonts w:ascii="Verdana" w:hAnsi="Verdana"/>
                <w:color w:val="FF0000"/>
                <w:sz w:val="18"/>
                <w:szCs w:val="18"/>
              </w:rPr>
              <w:t>(8)</w:t>
            </w:r>
          </w:p>
        </w:tc>
        <w:tc>
          <w:tcPr>
            <w:tcW w:w="1751" w:type="dxa"/>
            <w:shd w:val="clear" w:color="auto" w:fill="E0E0E0"/>
          </w:tcPr>
          <w:p w14:paraId="62A8F8AB" w14:textId="77777777" w:rsidR="0020100F" w:rsidRPr="00D86E02" w:rsidRDefault="0020100F">
            <w:pPr>
              <w:rPr>
                <w:rFonts w:ascii="Verdana" w:hAnsi="Verdana"/>
                <w:b/>
                <w:sz w:val="18"/>
                <w:szCs w:val="18"/>
              </w:rPr>
            </w:pPr>
            <w:r w:rsidRPr="00D86E02">
              <w:rPr>
                <w:rFonts w:ascii="Verdana" w:hAnsi="Verdana"/>
                <w:b/>
                <w:sz w:val="18"/>
                <w:szCs w:val="18"/>
              </w:rPr>
              <w:t>Hazard</w:t>
            </w:r>
            <w:r w:rsidR="002D7ABB" w:rsidRPr="00D86E02">
              <w:rPr>
                <w:rFonts w:ascii="Verdana" w:hAnsi="Verdana"/>
                <w:b/>
                <w:sz w:val="18"/>
                <w:szCs w:val="18"/>
              </w:rPr>
              <w:t xml:space="preserve"> </w:t>
            </w:r>
            <w:r w:rsidR="002D7ABB" w:rsidRPr="00DB59EA">
              <w:rPr>
                <w:rFonts w:ascii="Verdana" w:hAnsi="Verdana"/>
                <w:color w:val="FF0000"/>
                <w:sz w:val="18"/>
                <w:szCs w:val="18"/>
              </w:rPr>
              <w:t>(9)</w:t>
            </w:r>
          </w:p>
        </w:tc>
        <w:tc>
          <w:tcPr>
            <w:tcW w:w="1964" w:type="dxa"/>
            <w:shd w:val="clear" w:color="auto" w:fill="E0E0E0"/>
          </w:tcPr>
          <w:p w14:paraId="0758A0BA" w14:textId="77777777" w:rsidR="0020100F" w:rsidRPr="00D86E02" w:rsidRDefault="00635DF2">
            <w:pPr>
              <w:rPr>
                <w:rFonts w:ascii="Verdana" w:hAnsi="Verdana"/>
                <w:b/>
                <w:sz w:val="18"/>
                <w:szCs w:val="18"/>
              </w:rPr>
            </w:pPr>
            <w:r w:rsidRPr="00D86E02">
              <w:rPr>
                <w:rFonts w:ascii="Verdana" w:hAnsi="Verdana"/>
                <w:b/>
                <w:sz w:val="18"/>
                <w:szCs w:val="18"/>
              </w:rPr>
              <w:t xml:space="preserve">Who might be harmed and how </w:t>
            </w:r>
            <w:r w:rsidR="002D7ABB" w:rsidRPr="00DB59EA">
              <w:rPr>
                <w:rFonts w:ascii="Verdana" w:hAnsi="Verdana"/>
                <w:color w:val="FF0000"/>
                <w:sz w:val="18"/>
                <w:szCs w:val="18"/>
              </w:rPr>
              <w:t>(10)</w:t>
            </w:r>
          </w:p>
        </w:tc>
        <w:tc>
          <w:tcPr>
            <w:tcW w:w="5528" w:type="dxa"/>
            <w:shd w:val="clear" w:color="auto" w:fill="E0E0E0"/>
          </w:tcPr>
          <w:p w14:paraId="6E1AA28F" w14:textId="77777777" w:rsidR="0020100F" w:rsidRPr="00D86E02" w:rsidRDefault="0020100F">
            <w:pPr>
              <w:rPr>
                <w:rFonts w:ascii="Verdana" w:hAnsi="Verdana"/>
                <w:b/>
                <w:sz w:val="18"/>
                <w:szCs w:val="18"/>
              </w:rPr>
            </w:pPr>
            <w:r w:rsidRPr="00D86E02">
              <w:rPr>
                <w:rFonts w:ascii="Verdana" w:hAnsi="Verdana"/>
                <w:b/>
                <w:sz w:val="18"/>
                <w:szCs w:val="18"/>
              </w:rPr>
              <w:t>Existing measures</w:t>
            </w:r>
            <w:r w:rsidR="00630EA3">
              <w:rPr>
                <w:rFonts w:ascii="Verdana" w:hAnsi="Verdana"/>
                <w:b/>
                <w:sz w:val="18"/>
                <w:szCs w:val="18"/>
              </w:rPr>
              <w:t xml:space="preserve"> in place</w:t>
            </w:r>
            <w:r w:rsidRPr="00D86E02">
              <w:rPr>
                <w:rFonts w:ascii="Verdana" w:hAnsi="Verdana"/>
                <w:b/>
                <w:sz w:val="18"/>
                <w:szCs w:val="18"/>
              </w:rPr>
              <w:t xml:space="preserve"> to control </w:t>
            </w:r>
            <w:r w:rsidR="00630EA3">
              <w:rPr>
                <w:rFonts w:ascii="Verdana" w:hAnsi="Verdana"/>
                <w:b/>
                <w:sz w:val="18"/>
                <w:szCs w:val="18"/>
              </w:rPr>
              <w:t xml:space="preserve">the </w:t>
            </w:r>
            <w:r w:rsidRPr="00D86E02">
              <w:rPr>
                <w:rFonts w:ascii="Verdana" w:hAnsi="Verdana"/>
                <w:b/>
                <w:sz w:val="18"/>
                <w:szCs w:val="18"/>
              </w:rPr>
              <w:t>risk</w:t>
            </w:r>
            <w:r w:rsidR="002D7ABB" w:rsidRPr="00D86E02">
              <w:rPr>
                <w:rFonts w:ascii="Verdana" w:hAnsi="Verdana"/>
                <w:b/>
                <w:sz w:val="18"/>
                <w:szCs w:val="18"/>
              </w:rPr>
              <w:t xml:space="preserve"> </w:t>
            </w:r>
            <w:r w:rsidR="002D7ABB" w:rsidRPr="00DB59EA">
              <w:rPr>
                <w:rFonts w:ascii="Verdana" w:hAnsi="Verdana"/>
                <w:color w:val="FF0000"/>
                <w:sz w:val="18"/>
                <w:szCs w:val="18"/>
              </w:rPr>
              <w:t>(11)</w:t>
            </w:r>
          </w:p>
        </w:tc>
        <w:tc>
          <w:tcPr>
            <w:tcW w:w="2127" w:type="dxa"/>
            <w:shd w:val="clear" w:color="auto" w:fill="E0E0E0"/>
          </w:tcPr>
          <w:p w14:paraId="0EDB417C" w14:textId="77777777" w:rsidR="0020100F" w:rsidRPr="00D86E02" w:rsidRDefault="00BD53AC">
            <w:pPr>
              <w:rPr>
                <w:rFonts w:ascii="Verdana" w:hAnsi="Verdana"/>
                <w:b/>
                <w:sz w:val="18"/>
                <w:szCs w:val="18"/>
              </w:rPr>
            </w:pPr>
            <w:r w:rsidRPr="00D86E02">
              <w:rPr>
                <w:rFonts w:ascii="Verdana" w:hAnsi="Verdana"/>
                <w:b/>
                <w:sz w:val="18"/>
                <w:szCs w:val="18"/>
              </w:rPr>
              <w:t>Risk rating</w:t>
            </w:r>
            <w:r w:rsidR="002D7ABB" w:rsidRPr="00D86E02">
              <w:rPr>
                <w:rFonts w:ascii="Verdana" w:hAnsi="Verdana"/>
                <w:b/>
                <w:sz w:val="18"/>
                <w:szCs w:val="18"/>
              </w:rPr>
              <w:t xml:space="preserve"> </w:t>
            </w:r>
            <w:r w:rsidR="002D7ABB" w:rsidRPr="00DB59EA">
              <w:rPr>
                <w:rFonts w:ascii="Verdana" w:hAnsi="Verdana"/>
                <w:color w:val="FF0000"/>
                <w:sz w:val="18"/>
                <w:szCs w:val="18"/>
              </w:rPr>
              <w:t>(12)</w:t>
            </w:r>
          </w:p>
        </w:tc>
        <w:tc>
          <w:tcPr>
            <w:tcW w:w="992" w:type="dxa"/>
            <w:shd w:val="clear" w:color="auto" w:fill="E0E0E0"/>
          </w:tcPr>
          <w:p w14:paraId="0C6BFD81" w14:textId="77777777" w:rsidR="0020100F" w:rsidRPr="00D86E02" w:rsidRDefault="0020100F" w:rsidP="00B613A2">
            <w:pPr>
              <w:jc w:val="center"/>
              <w:rPr>
                <w:rFonts w:ascii="Verdana" w:hAnsi="Verdana"/>
                <w:b/>
                <w:sz w:val="18"/>
                <w:szCs w:val="18"/>
              </w:rPr>
            </w:pPr>
            <w:r w:rsidRPr="00D86E02">
              <w:rPr>
                <w:rFonts w:ascii="Verdana" w:hAnsi="Verdana"/>
                <w:b/>
                <w:sz w:val="18"/>
                <w:szCs w:val="18"/>
              </w:rPr>
              <w:t>Result</w:t>
            </w:r>
            <w:r w:rsidR="002D7ABB" w:rsidRPr="00D86E02">
              <w:rPr>
                <w:rFonts w:ascii="Verdana" w:hAnsi="Verdana"/>
                <w:b/>
                <w:sz w:val="18"/>
                <w:szCs w:val="18"/>
              </w:rPr>
              <w:t xml:space="preserve"> </w:t>
            </w:r>
            <w:r w:rsidR="002D7ABB" w:rsidRPr="00DB59EA">
              <w:rPr>
                <w:rFonts w:ascii="Verdana" w:hAnsi="Verdana"/>
                <w:color w:val="FF0000"/>
                <w:sz w:val="18"/>
                <w:szCs w:val="18"/>
              </w:rPr>
              <w:t>(13)</w:t>
            </w:r>
          </w:p>
        </w:tc>
      </w:tr>
      <w:tr w:rsidR="0020100F" w:rsidRPr="003708A9" w14:paraId="0309768E" w14:textId="77777777">
        <w:trPr>
          <w:cantSplit/>
          <w:jc w:val="center"/>
        </w:trPr>
        <w:tc>
          <w:tcPr>
            <w:tcW w:w="1955" w:type="dxa"/>
          </w:tcPr>
          <w:p w14:paraId="73FE0E18" w14:textId="50D8DCF6" w:rsidR="00835139" w:rsidRDefault="0062106E">
            <w:pPr>
              <w:rPr>
                <w:rFonts w:ascii="Verdana" w:hAnsi="Verdana"/>
                <w:sz w:val="18"/>
                <w:szCs w:val="18"/>
              </w:rPr>
            </w:pPr>
            <w:ins w:id="5" w:author="Tyler Ward" w:date="2025-10-22T13:05:00Z" w16du:dateUtc="2025-10-22T12:05:00Z">
              <w:r>
                <w:rPr>
                  <w:rFonts w:ascii="Verdana" w:hAnsi="Verdana"/>
                  <w:sz w:val="18"/>
                  <w:szCs w:val="18"/>
                </w:rPr>
                <w:t>Assembling low-voltage circuits (&lt;= 24 V DC)</w:t>
              </w:r>
            </w:ins>
          </w:p>
          <w:p w14:paraId="746FA81A" w14:textId="77777777" w:rsidR="00835139" w:rsidRPr="003708A9" w:rsidRDefault="00835139">
            <w:pPr>
              <w:rPr>
                <w:rFonts w:ascii="Verdana" w:hAnsi="Verdana"/>
                <w:sz w:val="18"/>
                <w:szCs w:val="18"/>
              </w:rPr>
            </w:pPr>
          </w:p>
        </w:tc>
        <w:tc>
          <w:tcPr>
            <w:tcW w:w="1751" w:type="dxa"/>
          </w:tcPr>
          <w:p w14:paraId="05C5D80B" w14:textId="77777777" w:rsidR="0020100F" w:rsidRDefault="0062106E" w:rsidP="002D7ABB">
            <w:pPr>
              <w:rPr>
                <w:ins w:id="6" w:author="Tyler Ward" w:date="2025-10-22T13:05:00Z" w16du:dateUtc="2025-10-22T12:05:00Z"/>
                <w:rFonts w:ascii="Verdana" w:hAnsi="Verdana"/>
                <w:sz w:val="18"/>
                <w:szCs w:val="18"/>
              </w:rPr>
            </w:pPr>
            <w:ins w:id="7" w:author="Tyler Ward" w:date="2025-10-22T13:05:00Z" w16du:dateUtc="2025-10-22T12:05:00Z">
              <w:r>
                <w:rPr>
                  <w:rFonts w:ascii="Verdana" w:hAnsi="Verdana"/>
                  <w:sz w:val="18"/>
                  <w:szCs w:val="18"/>
                </w:rPr>
                <w:t>Electric shock,</w:t>
              </w:r>
            </w:ins>
          </w:p>
          <w:p w14:paraId="7A90D12C" w14:textId="7E78CC93" w:rsidR="0062106E" w:rsidRPr="003708A9" w:rsidRDefault="0062106E" w:rsidP="002D7ABB">
            <w:pPr>
              <w:rPr>
                <w:rFonts w:ascii="Verdana" w:hAnsi="Verdana"/>
                <w:sz w:val="18"/>
                <w:szCs w:val="18"/>
              </w:rPr>
            </w:pPr>
            <w:ins w:id="8" w:author="Tyler Ward" w:date="2025-10-22T13:05:00Z" w16du:dateUtc="2025-10-22T12:05:00Z">
              <w:r>
                <w:rPr>
                  <w:rFonts w:ascii="Verdana" w:hAnsi="Verdana"/>
                  <w:sz w:val="18"/>
                  <w:szCs w:val="18"/>
                </w:rPr>
                <w:t>Short circuit</w:t>
              </w:r>
            </w:ins>
          </w:p>
        </w:tc>
        <w:tc>
          <w:tcPr>
            <w:tcW w:w="1964" w:type="dxa"/>
          </w:tcPr>
          <w:p w14:paraId="20B57C33" w14:textId="35CA340A" w:rsidR="0020100F" w:rsidRPr="003708A9" w:rsidRDefault="0062106E">
            <w:pPr>
              <w:rPr>
                <w:rFonts w:ascii="Verdana" w:hAnsi="Verdana"/>
                <w:sz w:val="18"/>
                <w:szCs w:val="18"/>
              </w:rPr>
            </w:pPr>
            <w:ins w:id="9" w:author="Tyler Ward" w:date="2025-10-22T13:05:00Z">
              <w:r w:rsidRPr="0062106E">
                <w:rPr>
                  <w:rFonts w:ascii="Verdana" w:hAnsi="Verdana"/>
                  <w:sz w:val="18"/>
                  <w:szCs w:val="18"/>
                </w:rPr>
                <w:t>Student during wiring; minor burns or shock</w:t>
              </w:r>
            </w:ins>
          </w:p>
        </w:tc>
        <w:tc>
          <w:tcPr>
            <w:tcW w:w="5528" w:type="dxa"/>
          </w:tcPr>
          <w:p w14:paraId="6D6A63B3" w14:textId="4F4DA30E" w:rsidR="0020100F" w:rsidRPr="003708A9" w:rsidRDefault="0062106E">
            <w:pPr>
              <w:rPr>
                <w:rFonts w:ascii="Verdana" w:hAnsi="Verdana"/>
                <w:sz w:val="18"/>
                <w:szCs w:val="18"/>
              </w:rPr>
            </w:pPr>
            <w:ins w:id="10" w:author="Tyler Ward" w:date="2025-10-22T13:05:00Z" w16du:dateUtc="2025-10-22T12:05:00Z">
              <w:r w:rsidRPr="0062106E">
                <w:rPr>
                  <w:rFonts w:ascii="Verdana" w:hAnsi="Verdana"/>
                  <w:sz w:val="18"/>
                  <w:szCs w:val="18"/>
                </w:rPr>
                <w:t>Use 24 V PSU with over-current protection; check wiring before power-on; avoid exposed conductors</w:t>
              </w:r>
            </w:ins>
          </w:p>
        </w:tc>
        <w:tc>
          <w:tcPr>
            <w:tcW w:w="2127" w:type="dxa"/>
          </w:tcPr>
          <w:p w14:paraId="257FCC8E" w14:textId="4FBFC39B" w:rsidR="0020100F" w:rsidRPr="003708A9" w:rsidRDefault="0062106E">
            <w:pPr>
              <w:rPr>
                <w:rFonts w:ascii="Verdana" w:hAnsi="Verdana"/>
                <w:sz w:val="18"/>
                <w:szCs w:val="18"/>
              </w:rPr>
            </w:pPr>
            <w:ins w:id="11" w:author="Tyler Ward" w:date="2025-10-22T13:06:00Z" w16du:dateUtc="2025-10-22T12:06:00Z">
              <w:r>
                <w:rPr>
                  <w:rFonts w:ascii="Verdana" w:hAnsi="Verdana"/>
                  <w:sz w:val="18"/>
                  <w:szCs w:val="18"/>
                </w:rPr>
                <w:t>Low</w:t>
              </w:r>
            </w:ins>
          </w:p>
        </w:tc>
        <w:tc>
          <w:tcPr>
            <w:tcW w:w="992" w:type="dxa"/>
          </w:tcPr>
          <w:p w14:paraId="32D7273F" w14:textId="101945DE" w:rsidR="0020100F" w:rsidRPr="003708A9" w:rsidRDefault="0062106E" w:rsidP="00B613A2">
            <w:pPr>
              <w:jc w:val="center"/>
              <w:rPr>
                <w:rFonts w:ascii="Verdana" w:hAnsi="Verdana"/>
                <w:sz w:val="18"/>
                <w:szCs w:val="18"/>
              </w:rPr>
            </w:pPr>
            <w:ins w:id="12" w:author="Tyler Ward" w:date="2025-10-22T13:06:00Z" w16du:dateUtc="2025-10-22T12:06:00Z">
              <w:r>
                <w:rPr>
                  <w:rFonts w:ascii="Verdana" w:hAnsi="Verdana"/>
                  <w:sz w:val="18"/>
                  <w:szCs w:val="18"/>
                </w:rPr>
                <w:t>A</w:t>
              </w:r>
            </w:ins>
          </w:p>
        </w:tc>
      </w:tr>
      <w:tr w:rsidR="0020100F" w:rsidRPr="003708A9" w14:paraId="249CDA75" w14:textId="77777777">
        <w:trPr>
          <w:cantSplit/>
          <w:jc w:val="center"/>
        </w:trPr>
        <w:tc>
          <w:tcPr>
            <w:tcW w:w="1955" w:type="dxa"/>
          </w:tcPr>
          <w:p w14:paraId="1D15D0D2" w14:textId="41DC9BF8" w:rsidR="00835139" w:rsidRDefault="0062106E">
            <w:pPr>
              <w:rPr>
                <w:rFonts w:ascii="Verdana" w:hAnsi="Verdana"/>
                <w:sz w:val="18"/>
                <w:szCs w:val="18"/>
              </w:rPr>
            </w:pPr>
            <w:ins w:id="13" w:author="Tyler Ward" w:date="2025-10-22T13:06:00Z" w16du:dateUtc="2025-10-22T12:06:00Z">
              <w:r w:rsidRPr="0062106E">
                <w:rPr>
                  <w:rFonts w:ascii="Verdana" w:hAnsi="Verdana"/>
                  <w:sz w:val="18"/>
                  <w:szCs w:val="18"/>
                </w:rPr>
                <w:t>Soldering</w:t>
              </w:r>
              <w:r>
                <w:rPr>
                  <w:rFonts w:ascii="Verdana" w:hAnsi="Verdana"/>
                  <w:sz w:val="18"/>
                  <w:szCs w:val="18"/>
                </w:rPr>
                <w:t xml:space="preserve"> </w:t>
              </w:r>
              <w:r w:rsidRPr="0062106E">
                <w:rPr>
                  <w:rFonts w:ascii="Verdana" w:hAnsi="Verdana"/>
                  <w:sz w:val="18"/>
                  <w:szCs w:val="18"/>
                </w:rPr>
                <w:t>components</w:t>
              </w:r>
            </w:ins>
          </w:p>
          <w:p w14:paraId="68F8DAB6" w14:textId="77777777" w:rsidR="00835139" w:rsidRPr="003708A9" w:rsidRDefault="00835139">
            <w:pPr>
              <w:rPr>
                <w:rFonts w:ascii="Verdana" w:hAnsi="Verdana"/>
                <w:sz w:val="18"/>
                <w:szCs w:val="18"/>
              </w:rPr>
            </w:pPr>
          </w:p>
        </w:tc>
        <w:tc>
          <w:tcPr>
            <w:tcW w:w="1751" w:type="dxa"/>
          </w:tcPr>
          <w:p w14:paraId="2DEB6178" w14:textId="316AB7E3" w:rsidR="0020100F" w:rsidRPr="003708A9" w:rsidRDefault="0062106E">
            <w:pPr>
              <w:rPr>
                <w:rFonts w:ascii="Verdana" w:hAnsi="Verdana"/>
                <w:sz w:val="18"/>
                <w:szCs w:val="18"/>
              </w:rPr>
            </w:pPr>
            <w:ins w:id="14" w:author="Tyler Ward" w:date="2025-10-22T13:06:00Z" w16du:dateUtc="2025-10-22T12:06:00Z">
              <w:r w:rsidRPr="0062106E">
                <w:rPr>
                  <w:rFonts w:ascii="Verdana" w:hAnsi="Verdana"/>
                  <w:sz w:val="18"/>
                  <w:szCs w:val="18"/>
                </w:rPr>
                <w:t>Burns, inhalation of fumes</w:t>
              </w:r>
            </w:ins>
          </w:p>
        </w:tc>
        <w:tc>
          <w:tcPr>
            <w:tcW w:w="1964" w:type="dxa"/>
          </w:tcPr>
          <w:p w14:paraId="3A06FAE8" w14:textId="2638B5E9" w:rsidR="0020100F" w:rsidRPr="003708A9" w:rsidRDefault="0062106E">
            <w:pPr>
              <w:rPr>
                <w:rFonts w:ascii="Verdana" w:hAnsi="Verdana"/>
                <w:sz w:val="18"/>
                <w:szCs w:val="18"/>
              </w:rPr>
            </w:pPr>
            <w:ins w:id="15" w:author="Tyler Ward" w:date="2025-10-22T13:06:00Z" w16du:dateUtc="2025-10-22T12:06:00Z">
              <w:r w:rsidRPr="0062106E">
                <w:rPr>
                  <w:rFonts w:ascii="Verdana" w:hAnsi="Verdana"/>
                  <w:sz w:val="18"/>
                  <w:szCs w:val="18"/>
                </w:rPr>
                <w:t>Student using soldering iron</w:t>
              </w:r>
            </w:ins>
          </w:p>
        </w:tc>
        <w:tc>
          <w:tcPr>
            <w:tcW w:w="5528" w:type="dxa"/>
          </w:tcPr>
          <w:p w14:paraId="38D4669B" w14:textId="74830419" w:rsidR="00EF0669" w:rsidRPr="003708A9" w:rsidRDefault="0062106E">
            <w:pPr>
              <w:rPr>
                <w:rFonts w:ascii="Verdana" w:hAnsi="Verdana"/>
                <w:sz w:val="18"/>
                <w:szCs w:val="18"/>
              </w:rPr>
            </w:pPr>
            <w:ins w:id="16" w:author="Tyler Ward" w:date="2025-10-22T13:06:00Z" w16du:dateUtc="2025-10-22T12:06:00Z">
              <w:r w:rsidRPr="0062106E">
                <w:rPr>
                  <w:rFonts w:ascii="Verdana" w:hAnsi="Verdana"/>
                  <w:sz w:val="18"/>
                  <w:szCs w:val="18"/>
                </w:rPr>
                <w:t>Use fume extractor, heat-proof mat, eye protection</w:t>
              </w:r>
            </w:ins>
          </w:p>
        </w:tc>
        <w:tc>
          <w:tcPr>
            <w:tcW w:w="2127" w:type="dxa"/>
          </w:tcPr>
          <w:p w14:paraId="4771175C" w14:textId="3ED3F4C4" w:rsidR="0020100F" w:rsidRPr="003708A9" w:rsidRDefault="0062106E">
            <w:pPr>
              <w:rPr>
                <w:rFonts w:ascii="Verdana" w:hAnsi="Verdana"/>
                <w:sz w:val="18"/>
                <w:szCs w:val="18"/>
              </w:rPr>
            </w:pPr>
            <w:ins w:id="17" w:author="Tyler Ward" w:date="2025-10-22T13:07:00Z" w16du:dateUtc="2025-10-22T12:07:00Z">
              <w:r>
                <w:rPr>
                  <w:rFonts w:ascii="Verdana" w:hAnsi="Verdana"/>
                  <w:sz w:val="18"/>
                  <w:szCs w:val="18"/>
                </w:rPr>
                <w:t>Low</w:t>
              </w:r>
            </w:ins>
          </w:p>
        </w:tc>
        <w:tc>
          <w:tcPr>
            <w:tcW w:w="992" w:type="dxa"/>
          </w:tcPr>
          <w:p w14:paraId="5899F019" w14:textId="042989C6" w:rsidR="0020100F" w:rsidRPr="003708A9" w:rsidRDefault="0062106E" w:rsidP="00B613A2">
            <w:pPr>
              <w:jc w:val="center"/>
              <w:rPr>
                <w:rFonts w:ascii="Verdana" w:hAnsi="Verdana"/>
                <w:sz w:val="18"/>
                <w:szCs w:val="18"/>
              </w:rPr>
            </w:pPr>
            <w:ins w:id="18" w:author="Tyler Ward" w:date="2025-10-22T13:07:00Z" w16du:dateUtc="2025-10-22T12:07:00Z">
              <w:r>
                <w:rPr>
                  <w:rFonts w:ascii="Verdana" w:hAnsi="Verdana"/>
                  <w:sz w:val="18"/>
                  <w:szCs w:val="18"/>
                </w:rPr>
                <w:t>A</w:t>
              </w:r>
            </w:ins>
          </w:p>
        </w:tc>
      </w:tr>
      <w:tr w:rsidR="0020100F" w:rsidRPr="003708A9" w14:paraId="71224D89" w14:textId="77777777">
        <w:trPr>
          <w:cantSplit/>
          <w:jc w:val="center"/>
        </w:trPr>
        <w:tc>
          <w:tcPr>
            <w:tcW w:w="1955" w:type="dxa"/>
          </w:tcPr>
          <w:p w14:paraId="30757925" w14:textId="06F80DF0" w:rsidR="002D7ABB" w:rsidRDefault="0062106E">
            <w:pPr>
              <w:rPr>
                <w:rFonts w:ascii="Verdana" w:hAnsi="Verdana"/>
                <w:sz w:val="18"/>
                <w:szCs w:val="18"/>
              </w:rPr>
            </w:pPr>
            <w:ins w:id="19" w:author="Tyler Ward" w:date="2025-10-22T13:08:00Z" w16du:dateUtc="2025-10-22T12:08:00Z">
              <w:r w:rsidRPr="0062106E">
                <w:rPr>
                  <w:rFonts w:ascii="Verdana" w:hAnsi="Verdana"/>
                  <w:sz w:val="18"/>
                  <w:szCs w:val="18"/>
                </w:rPr>
                <w:t>Handling rotating parts (motors)</w:t>
              </w:r>
            </w:ins>
          </w:p>
          <w:p w14:paraId="25B55496" w14:textId="77777777" w:rsidR="00835139" w:rsidRPr="003708A9" w:rsidRDefault="00835139">
            <w:pPr>
              <w:rPr>
                <w:rFonts w:ascii="Verdana" w:hAnsi="Verdana"/>
                <w:sz w:val="18"/>
                <w:szCs w:val="18"/>
              </w:rPr>
            </w:pPr>
          </w:p>
        </w:tc>
        <w:tc>
          <w:tcPr>
            <w:tcW w:w="1751" w:type="dxa"/>
          </w:tcPr>
          <w:p w14:paraId="387AD7A8" w14:textId="7E406640" w:rsidR="0020100F" w:rsidRPr="003708A9" w:rsidRDefault="0062106E">
            <w:pPr>
              <w:rPr>
                <w:rFonts w:ascii="Verdana" w:hAnsi="Verdana"/>
                <w:sz w:val="18"/>
                <w:szCs w:val="18"/>
              </w:rPr>
            </w:pPr>
            <w:ins w:id="20" w:author="Tyler Ward" w:date="2025-10-22T13:08:00Z" w16du:dateUtc="2025-10-22T12:08:00Z">
              <w:r w:rsidRPr="0062106E">
                <w:rPr>
                  <w:rFonts w:ascii="Verdana" w:hAnsi="Verdana"/>
                  <w:sz w:val="18"/>
                  <w:szCs w:val="18"/>
                </w:rPr>
                <w:t>Pinch or entanglement</w:t>
              </w:r>
            </w:ins>
          </w:p>
        </w:tc>
        <w:tc>
          <w:tcPr>
            <w:tcW w:w="1964" w:type="dxa"/>
          </w:tcPr>
          <w:p w14:paraId="5BB027B7" w14:textId="6765F003" w:rsidR="0020100F" w:rsidRPr="003708A9" w:rsidRDefault="0062106E">
            <w:pPr>
              <w:rPr>
                <w:rFonts w:ascii="Verdana" w:hAnsi="Verdana"/>
                <w:sz w:val="18"/>
                <w:szCs w:val="18"/>
              </w:rPr>
            </w:pPr>
            <w:ins w:id="21" w:author="Tyler Ward" w:date="2025-10-22T13:08:00Z" w16du:dateUtc="2025-10-22T12:08:00Z">
              <w:r w:rsidRPr="0062106E">
                <w:rPr>
                  <w:rFonts w:ascii="Verdana" w:hAnsi="Verdana"/>
                  <w:sz w:val="18"/>
                  <w:szCs w:val="18"/>
                </w:rPr>
                <w:t>Operator fingers or clothing caught in rotating parts</w:t>
              </w:r>
            </w:ins>
          </w:p>
        </w:tc>
        <w:tc>
          <w:tcPr>
            <w:tcW w:w="5528" w:type="dxa"/>
          </w:tcPr>
          <w:p w14:paraId="0FF06F99" w14:textId="31E8C5FF" w:rsidR="0020100F" w:rsidRPr="003708A9" w:rsidRDefault="0062106E">
            <w:pPr>
              <w:rPr>
                <w:rFonts w:ascii="Verdana" w:hAnsi="Verdana"/>
                <w:sz w:val="18"/>
                <w:szCs w:val="18"/>
              </w:rPr>
            </w:pPr>
            <w:ins w:id="22" w:author="Tyler Ward" w:date="2025-10-22T13:08:00Z" w16du:dateUtc="2025-10-22T12:08:00Z">
              <w:r w:rsidRPr="0062106E">
                <w:rPr>
                  <w:rFonts w:ascii="Verdana" w:hAnsi="Verdana"/>
                  <w:sz w:val="18"/>
                  <w:szCs w:val="18"/>
                </w:rPr>
                <w:t>Keep hair/clothing clear; test at low torque; fit guards where possible</w:t>
              </w:r>
            </w:ins>
          </w:p>
        </w:tc>
        <w:tc>
          <w:tcPr>
            <w:tcW w:w="2127" w:type="dxa"/>
          </w:tcPr>
          <w:p w14:paraId="15F60B70" w14:textId="02810CFD" w:rsidR="0020100F" w:rsidRPr="003708A9" w:rsidRDefault="0062106E">
            <w:pPr>
              <w:rPr>
                <w:rFonts w:ascii="Verdana" w:hAnsi="Verdana"/>
                <w:sz w:val="18"/>
                <w:szCs w:val="18"/>
              </w:rPr>
            </w:pPr>
            <w:ins w:id="23" w:author="Tyler Ward" w:date="2025-10-22T13:09:00Z" w16du:dateUtc="2025-10-22T12:09:00Z">
              <w:r>
                <w:rPr>
                  <w:rFonts w:ascii="Verdana" w:hAnsi="Verdana"/>
                  <w:sz w:val="18"/>
                  <w:szCs w:val="18"/>
                </w:rPr>
                <w:t>Medium</w:t>
              </w:r>
            </w:ins>
          </w:p>
        </w:tc>
        <w:tc>
          <w:tcPr>
            <w:tcW w:w="992" w:type="dxa"/>
          </w:tcPr>
          <w:p w14:paraId="1B218CC6" w14:textId="22BCF379" w:rsidR="0020100F" w:rsidRPr="003708A9" w:rsidRDefault="0062106E" w:rsidP="00B613A2">
            <w:pPr>
              <w:jc w:val="center"/>
              <w:rPr>
                <w:rFonts w:ascii="Verdana" w:hAnsi="Verdana"/>
                <w:sz w:val="18"/>
                <w:szCs w:val="18"/>
              </w:rPr>
            </w:pPr>
            <w:ins w:id="24" w:author="Tyler Ward" w:date="2025-10-22T13:09:00Z" w16du:dateUtc="2025-10-22T12:09:00Z">
              <w:r>
                <w:rPr>
                  <w:rFonts w:ascii="Verdana" w:hAnsi="Verdana"/>
                  <w:sz w:val="18"/>
                  <w:szCs w:val="18"/>
                </w:rPr>
                <w:t>A</w:t>
              </w:r>
            </w:ins>
          </w:p>
        </w:tc>
      </w:tr>
      <w:tr w:rsidR="0020100F" w:rsidRPr="003708A9" w14:paraId="3DADFBC7" w14:textId="77777777">
        <w:trPr>
          <w:cantSplit/>
          <w:jc w:val="center"/>
        </w:trPr>
        <w:tc>
          <w:tcPr>
            <w:tcW w:w="1955" w:type="dxa"/>
          </w:tcPr>
          <w:p w14:paraId="4C057728" w14:textId="6433836E" w:rsidR="0020100F" w:rsidRPr="003708A9" w:rsidRDefault="0062106E">
            <w:pPr>
              <w:rPr>
                <w:rFonts w:ascii="Verdana" w:hAnsi="Verdana"/>
                <w:sz w:val="18"/>
                <w:szCs w:val="18"/>
              </w:rPr>
            </w:pPr>
            <w:ins w:id="25" w:author="Tyler Ward" w:date="2025-10-22T13:08:00Z" w16du:dateUtc="2025-10-22T12:08:00Z">
              <w:r w:rsidRPr="0062106E">
                <w:rPr>
                  <w:rFonts w:ascii="Verdana" w:hAnsi="Verdana"/>
                  <w:sz w:val="18"/>
                  <w:szCs w:val="18"/>
                </w:rPr>
                <w:t>Using 3D printer for prototype parts</w:t>
              </w:r>
            </w:ins>
          </w:p>
          <w:p w14:paraId="08B91313" w14:textId="77777777" w:rsidR="002D7ABB" w:rsidRPr="003708A9" w:rsidRDefault="002D7ABB">
            <w:pPr>
              <w:rPr>
                <w:rFonts w:ascii="Verdana" w:hAnsi="Verdana"/>
                <w:sz w:val="18"/>
                <w:szCs w:val="18"/>
              </w:rPr>
            </w:pPr>
          </w:p>
        </w:tc>
        <w:tc>
          <w:tcPr>
            <w:tcW w:w="1751" w:type="dxa"/>
          </w:tcPr>
          <w:p w14:paraId="3F1D75B4" w14:textId="7C5A6770" w:rsidR="0020100F" w:rsidRPr="003708A9" w:rsidRDefault="0062106E">
            <w:pPr>
              <w:rPr>
                <w:rFonts w:ascii="Verdana" w:hAnsi="Verdana"/>
                <w:sz w:val="18"/>
                <w:szCs w:val="18"/>
              </w:rPr>
            </w:pPr>
            <w:ins w:id="26" w:author="Tyler Ward" w:date="2025-10-22T13:08:00Z" w16du:dateUtc="2025-10-22T12:08:00Z">
              <w:r w:rsidRPr="0062106E">
                <w:rPr>
                  <w:rFonts w:ascii="Verdana" w:hAnsi="Verdana"/>
                  <w:sz w:val="18"/>
                  <w:szCs w:val="18"/>
                </w:rPr>
                <w:t>Burns, fumes</w:t>
              </w:r>
            </w:ins>
          </w:p>
        </w:tc>
        <w:tc>
          <w:tcPr>
            <w:tcW w:w="1964" w:type="dxa"/>
          </w:tcPr>
          <w:p w14:paraId="68393DE6" w14:textId="3E89A007" w:rsidR="0020100F" w:rsidRPr="003708A9" w:rsidRDefault="0062106E">
            <w:pPr>
              <w:rPr>
                <w:rFonts w:ascii="Verdana" w:hAnsi="Verdana"/>
                <w:sz w:val="18"/>
                <w:szCs w:val="18"/>
              </w:rPr>
            </w:pPr>
            <w:ins w:id="27" w:author="Tyler Ward" w:date="2025-10-22T13:08:00Z" w16du:dateUtc="2025-10-22T12:08:00Z">
              <w:r w:rsidRPr="0062106E">
                <w:rPr>
                  <w:rFonts w:ascii="Verdana" w:hAnsi="Verdana"/>
                  <w:sz w:val="18"/>
                  <w:szCs w:val="18"/>
                </w:rPr>
                <w:t>Student operating printer</w:t>
              </w:r>
            </w:ins>
          </w:p>
        </w:tc>
        <w:tc>
          <w:tcPr>
            <w:tcW w:w="5528" w:type="dxa"/>
          </w:tcPr>
          <w:p w14:paraId="770893A4" w14:textId="21B9BA89" w:rsidR="0020100F" w:rsidRPr="003708A9" w:rsidRDefault="0062106E">
            <w:pPr>
              <w:rPr>
                <w:rFonts w:ascii="Verdana" w:hAnsi="Verdana"/>
                <w:sz w:val="18"/>
                <w:szCs w:val="18"/>
              </w:rPr>
            </w:pPr>
            <w:ins w:id="28" w:author="Tyler Ward" w:date="2025-10-22T13:08:00Z" w16du:dateUtc="2025-10-22T12:08:00Z">
              <w:r w:rsidRPr="0062106E">
                <w:rPr>
                  <w:rFonts w:ascii="Verdana" w:hAnsi="Verdana"/>
                  <w:sz w:val="18"/>
                  <w:szCs w:val="18"/>
                </w:rPr>
                <w:t>Keep nozzle enclosed, use ventilated area</w:t>
              </w:r>
            </w:ins>
          </w:p>
        </w:tc>
        <w:tc>
          <w:tcPr>
            <w:tcW w:w="2127" w:type="dxa"/>
          </w:tcPr>
          <w:p w14:paraId="1F14FAC8" w14:textId="21BEA22C" w:rsidR="0020100F" w:rsidRPr="003708A9" w:rsidRDefault="0062106E">
            <w:pPr>
              <w:rPr>
                <w:rFonts w:ascii="Verdana" w:hAnsi="Verdana"/>
                <w:sz w:val="18"/>
                <w:szCs w:val="18"/>
              </w:rPr>
            </w:pPr>
            <w:ins w:id="29" w:author="Tyler Ward" w:date="2025-10-22T13:09:00Z" w16du:dateUtc="2025-10-22T12:09:00Z">
              <w:r>
                <w:rPr>
                  <w:rFonts w:ascii="Verdana" w:hAnsi="Verdana"/>
                  <w:sz w:val="18"/>
                  <w:szCs w:val="18"/>
                </w:rPr>
                <w:t>Low</w:t>
              </w:r>
            </w:ins>
          </w:p>
        </w:tc>
        <w:tc>
          <w:tcPr>
            <w:tcW w:w="992" w:type="dxa"/>
          </w:tcPr>
          <w:p w14:paraId="02E59C68" w14:textId="04E5AB57" w:rsidR="0020100F" w:rsidRPr="003708A9" w:rsidRDefault="0062106E" w:rsidP="00B613A2">
            <w:pPr>
              <w:jc w:val="center"/>
              <w:rPr>
                <w:rFonts w:ascii="Verdana" w:hAnsi="Verdana"/>
                <w:sz w:val="18"/>
                <w:szCs w:val="18"/>
              </w:rPr>
            </w:pPr>
            <w:ins w:id="30" w:author="Tyler Ward" w:date="2025-10-22T13:09:00Z" w16du:dateUtc="2025-10-22T12:09:00Z">
              <w:r>
                <w:rPr>
                  <w:rFonts w:ascii="Verdana" w:hAnsi="Verdana"/>
                  <w:sz w:val="18"/>
                  <w:szCs w:val="18"/>
                </w:rPr>
                <w:t>A</w:t>
              </w:r>
            </w:ins>
          </w:p>
        </w:tc>
      </w:tr>
      <w:tr w:rsidR="0020100F" w:rsidRPr="003708A9" w14:paraId="0C96BD49" w14:textId="77777777">
        <w:trPr>
          <w:cantSplit/>
          <w:jc w:val="center"/>
        </w:trPr>
        <w:tc>
          <w:tcPr>
            <w:tcW w:w="1955" w:type="dxa"/>
          </w:tcPr>
          <w:p w14:paraId="56A0CB66" w14:textId="1CD19855" w:rsidR="0020100F" w:rsidRPr="003708A9" w:rsidRDefault="0062106E">
            <w:pPr>
              <w:rPr>
                <w:rFonts w:ascii="Verdana" w:hAnsi="Verdana"/>
                <w:sz w:val="18"/>
                <w:szCs w:val="18"/>
              </w:rPr>
            </w:pPr>
            <w:ins w:id="31" w:author="Tyler Ward" w:date="2025-10-22T13:08:00Z" w16du:dateUtc="2025-10-22T12:08:00Z">
              <w:r w:rsidRPr="0062106E">
                <w:rPr>
                  <w:rFonts w:ascii="Verdana" w:hAnsi="Verdana"/>
                  <w:sz w:val="18"/>
                  <w:szCs w:val="18"/>
                </w:rPr>
                <w:t>Firmware testing and motor control</w:t>
              </w:r>
            </w:ins>
          </w:p>
          <w:p w14:paraId="71A7EB2F" w14:textId="77777777" w:rsidR="002D7ABB" w:rsidRPr="003708A9" w:rsidRDefault="002D7ABB">
            <w:pPr>
              <w:rPr>
                <w:rFonts w:ascii="Verdana" w:hAnsi="Verdana"/>
                <w:sz w:val="18"/>
                <w:szCs w:val="18"/>
              </w:rPr>
            </w:pPr>
          </w:p>
        </w:tc>
        <w:tc>
          <w:tcPr>
            <w:tcW w:w="1751" w:type="dxa"/>
          </w:tcPr>
          <w:p w14:paraId="51F64FD3" w14:textId="01CE268F" w:rsidR="0020100F" w:rsidRPr="003708A9" w:rsidRDefault="0062106E">
            <w:pPr>
              <w:rPr>
                <w:rFonts w:ascii="Verdana" w:hAnsi="Verdana"/>
                <w:sz w:val="18"/>
                <w:szCs w:val="18"/>
              </w:rPr>
            </w:pPr>
            <w:ins w:id="32" w:author="Tyler Ward" w:date="2025-10-22T13:08:00Z" w16du:dateUtc="2025-10-22T12:08:00Z">
              <w:r w:rsidRPr="0062106E">
                <w:rPr>
                  <w:rFonts w:ascii="Verdana" w:hAnsi="Verdana"/>
                  <w:sz w:val="18"/>
                  <w:szCs w:val="18"/>
                </w:rPr>
                <w:t>Unexpected movement or runaway</w:t>
              </w:r>
            </w:ins>
          </w:p>
        </w:tc>
        <w:tc>
          <w:tcPr>
            <w:tcW w:w="1964" w:type="dxa"/>
          </w:tcPr>
          <w:p w14:paraId="71614544" w14:textId="27987D48" w:rsidR="0020100F" w:rsidRPr="003708A9" w:rsidRDefault="0062106E">
            <w:pPr>
              <w:rPr>
                <w:rFonts w:ascii="Verdana" w:hAnsi="Verdana"/>
                <w:sz w:val="18"/>
                <w:szCs w:val="18"/>
              </w:rPr>
            </w:pPr>
            <w:ins w:id="33" w:author="Tyler Ward" w:date="2025-10-22T13:09:00Z" w16du:dateUtc="2025-10-22T12:09:00Z">
              <w:r w:rsidRPr="0062106E">
                <w:rPr>
                  <w:rFonts w:ascii="Verdana" w:hAnsi="Verdana"/>
                  <w:sz w:val="18"/>
                  <w:szCs w:val="18"/>
                </w:rPr>
                <w:t>Operator or nearby person struck</w:t>
              </w:r>
            </w:ins>
          </w:p>
        </w:tc>
        <w:tc>
          <w:tcPr>
            <w:tcW w:w="5528" w:type="dxa"/>
          </w:tcPr>
          <w:p w14:paraId="3BAB25F5" w14:textId="1BEB503D" w:rsidR="0020100F" w:rsidRPr="003708A9" w:rsidRDefault="0062106E">
            <w:pPr>
              <w:rPr>
                <w:rFonts w:ascii="Verdana" w:hAnsi="Verdana"/>
                <w:sz w:val="18"/>
                <w:szCs w:val="18"/>
              </w:rPr>
            </w:pPr>
            <w:ins w:id="34" w:author="Tyler Ward" w:date="2025-10-22T13:09:00Z" w16du:dateUtc="2025-10-22T12:09:00Z">
              <w:r w:rsidRPr="0062106E">
                <w:rPr>
                  <w:rFonts w:ascii="Verdana" w:hAnsi="Verdana"/>
                  <w:sz w:val="18"/>
                  <w:szCs w:val="18"/>
                </w:rPr>
                <w:t>Test with low current limits; emergency stop button; disconnect when adjusting</w:t>
              </w:r>
            </w:ins>
          </w:p>
        </w:tc>
        <w:tc>
          <w:tcPr>
            <w:tcW w:w="2127" w:type="dxa"/>
          </w:tcPr>
          <w:p w14:paraId="2FDC0358" w14:textId="1089484A" w:rsidR="0020100F" w:rsidRPr="003708A9" w:rsidRDefault="0062106E">
            <w:pPr>
              <w:rPr>
                <w:rFonts w:ascii="Verdana" w:hAnsi="Verdana"/>
                <w:sz w:val="18"/>
                <w:szCs w:val="18"/>
              </w:rPr>
            </w:pPr>
            <w:ins w:id="35" w:author="Tyler Ward" w:date="2025-10-22T13:09:00Z" w16du:dateUtc="2025-10-22T12:09:00Z">
              <w:r>
                <w:rPr>
                  <w:rFonts w:ascii="Verdana" w:hAnsi="Verdana"/>
                  <w:sz w:val="18"/>
                  <w:szCs w:val="18"/>
                </w:rPr>
                <w:t>M</w:t>
              </w:r>
            </w:ins>
            <w:ins w:id="36" w:author="Tyler Ward" w:date="2025-10-22T13:10:00Z" w16du:dateUtc="2025-10-22T12:10:00Z">
              <w:r>
                <w:rPr>
                  <w:rFonts w:ascii="Verdana" w:hAnsi="Verdana"/>
                  <w:sz w:val="18"/>
                  <w:szCs w:val="18"/>
                </w:rPr>
                <w:t>edium</w:t>
              </w:r>
            </w:ins>
          </w:p>
        </w:tc>
        <w:tc>
          <w:tcPr>
            <w:tcW w:w="992" w:type="dxa"/>
          </w:tcPr>
          <w:p w14:paraId="26790A8E" w14:textId="4BA1DB1B" w:rsidR="0020100F" w:rsidRPr="003708A9" w:rsidRDefault="0062106E" w:rsidP="00B613A2">
            <w:pPr>
              <w:jc w:val="center"/>
              <w:rPr>
                <w:rFonts w:ascii="Verdana" w:hAnsi="Verdana"/>
                <w:sz w:val="18"/>
                <w:szCs w:val="18"/>
              </w:rPr>
            </w:pPr>
            <w:ins w:id="37" w:author="Tyler Ward" w:date="2025-10-22T13:10:00Z" w16du:dateUtc="2025-10-22T12:10:00Z">
              <w:r>
                <w:rPr>
                  <w:rFonts w:ascii="Verdana" w:hAnsi="Verdana"/>
                  <w:sz w:val="18"/>
                  <w:szCs w:val="18"/>
                </w:rPr>
                <w:t>A</w:t>
              </w:r>
            </w:ins>
          </w:p>
        </w:tc>
      </w:tr>
      <w:tr w:rsidR="0020100F" w:rsidRPr="003708A9" w14:paraId="672F58C1" w14:textId="77777777">
        <w:trPr>
          <w:cantSplit/>
          <w:jc w:val="center"/>
        </w:trPr>
        <w:tc>
          <w:tcPr>
            <w:tcW w:w="1955" w:type="dxa"/>
          </w:tcPr>
          <w:p w14:paraId="0DE848E1" w14:textId="0F1F2D37" w:rsidR="002D7ABB" w:rsidRPr="003708A9" w:rsidRDefault="0062106E">
            <w:pPr>
              <w:rPr>
                <w:rFonts w:ascii="Verdana" w:hAnsi="Verdana"/>
                <w:sz w:val="18"/>
                <w:szCs w:val="18"/>
              </w:rPr>
            </w:pPr>
            <w:ins w:id="38" w:author="Tyler Ward" w:date="2025-10-22T13:09:00Z" w16du:dateUtc="2025-10-22T12:09:00Z">
              <w:r w:rsidRPr="0062106E">
                <w:rPr>
                  <w:rFonts w:ascii="Verdana" w:hAnsi="Verdana"/>
                  <w:sz w:val="18"/>
                  <w:szCs w:val="18"/>
                </w:rPr>
                <w:t>Transporting assembled device</w:t>
              </w:r>
            </w:ins>
          </w:p>
          <w:p w14:paraId="23408B6C" w14:textId="77777777" w:rsidR="002D7ABB" w:rsidRPr="003708A9" w:rsidRDefault="002D7ABB">
            <w:pPr>
              <w:rPr>
                <w:rFonts w:ascii="Verdana" w:hAnsi="Verdana"/>
                <w:sz w:val="18"/>
                <w:szCs w:val="18"/>
              </w:rPr>
            </w:pPr>
          </w:p>
        </w:tc>
        <w:tc>
          <w:tcPr>
            <w:tcW w:w="1751" w:type="dxa"/>
          </w:tcPr>
          <w:p w14:paraId="7E318419" w14:textId="6C3E6620" w:rsidR="0020100F" w:rsidRPr="003708A9" w:rsidRDefault="0062106E">
            <w:pPr>
              <w:rPr>
                <w:rFonts w:ascii="Verdana" w:hAnsi="Verdana"/>
                <w:sz w:val="18"/>
                <w:szCs w:val="18"/>
              </w:rPr>
            </w:pPr>
            <w:ins w:id="39" w:author="Tyler Ward" w:date="2025-10-22T13:09:00Z" w16du:dateUtc="2025-10-22T12:09:00Z">
              <w:r w:rsidRPr="0062106E">
                <w:rPr>
                  <w:rFonts w:ascii="Verdana" w:hAnsi="Verdana"/>
                  <w:sz w:val="18"/>
                  <w:szCs w:val="18"/>
                </w:rPr>
                <w:t>Trip, strain, or drop</w:t>
              </w:r>
            </w:ins>
          </w:p>
        </w:tc>
        <w:tc>
          <w:tcPr>
            <w:tcW w:w="1964" w:type="dxa"/>
          </w:tcPr>
          <w:p w14:paraId="4CA5B96E" w14:textId="1EE98BEC" w:rsidR="0020100F" w:rsidRPr="003708A9" w:rsidRDefault="0062106E">
            <w:pPr>
              <w:rPr>
                <w:rFonts w:ascii="Verdana" w:hAnsi="Verdana"/>
                <w:sz w:val="18"/>
                <w:szCs w:val="18"/>
              </w:rPr>
            </w:pPr>
            <w:ins w:id="40" w:author="Tyler Ward" w:date="2025-10-22T13:09:00Z" w16du:dateUtc="2025-10-22T12:09:00Z">
              <w:r w:rsidRPr="0062106E">
                <w:rPr>
                  <w:rFonts w:ascii="Verdana" w:hAnsi="Verdana"/>
                  <w:sz w:val="18"/>
                  <w:szCs w:val="18"/>
                </w:rPr>
                <w:t>Student carrying equipment</w:t>
              </w:r>
            </w:ins>
          </w:p>
        </w:tc>
        <w:tc>
          <w:tcPr>
            <w:tcW w:w="5528" w:type="dxa"/>
          </w:tcPr>
          <w:p w14:paraId="0CC77EAA" w14:textId="2711E593" w:rsidR="0020100F" w:rsidRPr="003708A9" w:rsidRDefault="0062106E">
            <w:pPr>
              <w:rPr>
                <w:rFonts w:ascii="Verdana" w:hAnsi="Verdana"/>
                <w:sz w:val="18"/>
                <w:szCs w:val="18"/>
              </w:rPr>
            </w:pPr>
            <w:ins w:id="41" w:author="Tyler Ward" w:date="2025-10-22T13:09:00Z" w16du:dateUtc="2025-10-22T12:09:00Z">
              <w:r w:rsidRPr="0062106E">
                <w:rPr>
                  <w:rFonts w:ascii="Verdana" w:hAnsi="Verdana"/>
                  <w:sz w:val="18"/>
                  <w:szCs w:val="18"/>
                </w:rPr>
                <w:t>Use two-hand lift, clear workspace, cable management</w:t>
              </w:r>
            </w:ins>
          </w:p>
        </w:tc>
        <w:tc>
          <w:tcPr>
            <w:tcW w:w="2127" w:type="dxa"/>
          </w:tcPr>
          <w:p w14:paraId="5C530118" w14:textId="4EA11013" w:rsidR="0020100F" w:rsidRPr="003708A9" w:rsidRDefault="0062106E">
            <w:pPr>
              <w:rPr>
                <w:rFonts w:ascii="Verdana" w:hAnsi="Verdana"/>
                <w:sz w:val="18"/>
                <w:szCs w:val="18"/>
              </w:rPr>
            </w:pPr>
            <w:ins w:id="42" w:author="Tyler Ward" w:date="2025-10-22T13:10:00Z" w16du:dateUtc="2025-10-22T12:10:00Z">
              <w:r>
                <w:rPr>
                  <w:rFonts w:ascii="Verdana" w:hAnsi="Verdana"/>
                  <w:sz w:val="18"/>
                  <w:szCs w:val="18"/>
                </w:rPr>
                <w:t>Low</w:t>
              </w:r>
            </w:ins>
          </w:p>
        </w:tc>
        <w:tc>
          <w:tcPr>
            <w:tcW w:w="992" w:type="dxa"/>
          </w:tcPr>
          <w:p w14:paraId="775DDE8A" w14:textId="5ACC65D9" w:rsidR="0020100F" w:rsidRPr="003708A9" w:rsidRDefault="0062106E" w:rsidP="00B613A2">
            <w:pPr>
              <w:jc w:val="center"/>
              <w:rPr>
                <w:rFonts w:ascii="Verdana" w:hAnsi="Verdana"/>
                <w:sz w:val="18"/>
                <w:szCs w:val="18"/>
              </w:rPr>
            </w:pPr>
            <w:ins w:id="43" w:author="Tyler Ward" w:date="2025-10-22T13:10:00Z" w16du:dateUtc="2025-10-22T12:10:00Z">
              <w:r>
                <w:rPr>
                  <w:rFonts w:ascii="Verdana" w:hAnsi="Verdana"/>
                  <w:sz w:val="18"/>
                  <w:szCs w:val="18"/>
                </w:rPr>
                <w:t>A</w:t>
              </w:r>
            </w:ins>
          </w:p>
        </w:tc>
      </w:tr>
      <w:tr w:rsidR="0020100F" w:rsidRPr="003708A9" w14:paraId="3165AE81" w14:textId="77777777">
        <w:trPr>
          <w:cantSplit/>
          <w:jc w:val="center"/>
        </w:trPr>
        <w:tc>
          <w:tcPr>
            <w:tcW w:w="1955" w:type="dxa"/>
          </w:tcPr>
          <w:p w14:paraId="1E6CD170" w14:textId="77777777" w:rsidR="0020100F" w:rsidRPr="003708A9" w:rsidRDefault="0020100F">
            <w:pPr>
              <w:rPr>
                <w:rFonts w:ascii="Verdana" w:hAnsi="Verdana"/>
                <w:sz w:val="18"/>
                <w:szCs w:val="18"/>
              </w:rPr>
            </w:pPr>
          </w:p>
          <w:p w14:paraId="4FAB69B0" w14:textId="77777777" w:rsidR="002D7ABB" w:rsidRPr="003708A9" w:rsidRDefault="002D7ABB">
            <w:pPr>
              <w:rPr>
                <w:rFonts w:ascii="Verdana" w:hAnsi="Verdana"/>
                <w:sz w:val="18"/>
                <w:szCs w:val="18"/>
              </w:rPr>
            </w:pPr>
          </w:p>
        </w:tc>
        <w:tc>
          <w:tcPr>
            <w:tcW w:w="1751" w:type="dxa"/>
          </w:tcPr>
          <w:p w14:paraId="7E026105" w14:textId="77777777" w:rsidR="0020100F" w:rsidRPr="003708A9" w:rsidRDefault="0020100F">
            <w:pPr>
              <w:rPr>
                <w:rFonts w:ascii="Verdana" w:hAnsi="Verdana"/>
                <w:sz w:val="18"/>
                <w:szCs w:val="18"/>
              </w:rPr>
            </w:pPr>
          </w:p>
        </w:tc>
        <w:tc>
          <w:tcPr>
            <w:tcW w:w="1964" w:type="dxa"/>
          </w:tcPr>
          <w:p w14:paraId="3C510616" w14:textId="77777777" w:rsidR="0020100F" w:rsidRPr="003708A9" w:rsidRDefault="0020100F">
            <w:pPr>
              <w:rPr>
                <w:rFonts w:ascii="Verdana" w:hAnsi="Verdana"/>
                <w:sz w:val="18"/>
                <w:szCs w:val="18"/>
              </w:rPr>
            </w:pPr>
          </w:p>
        </w:tc>
        <w:tc>
          <w:tcPr>
            <w:tcW w:w="5528" w:type="dxa"/>
          </w:tcPr>
          <w:p w14:paraId="0B634AD8" w14:textId="77777777" w:rsidR="0020100F" w:rsidRPr="003708A9" w:rsidRDefault="0020100F">
            <w:pPr>
              <w:rPr>
                <w:rFonts w:ascii="Verdana" w:hAnsi="Verdana"/>
                <w:sz w:val="18"/>
                <w:szCs w:val="18"/>
              </w:rPr>
            </w:pPr>
          </w:p>
        </w:tc>
        <w:tc>
          <w:tcPr>
            <w:tcW w:w="2127" w:type="dxa"/>
          </w:tcPr>
          <w:p w14:paraId="7B3AF391" w14:textId="77777777" w:rsidR="0020100F" w:rsidRPr="003708A9" w:rsidRDefault="0020100F">
            <w:pPr>
              <w:rPr>
                <w:rFonts w:ascii="Verdana" w:hAnsi="Verdana"/>
                <w:sz w:val="18"/>
                <w:szCs w:val="18"/>
              </w:rPr>
            </w:pPr>
          </w:p>
        </w:tc>
        <w:tc>
          <w:tcPr>
            <w:tcW w:w="992" w:type="dxa"/>
          </w:tcPr>
          <w:p w14:paraId="1F9EFD3C" w14:textId="77777777" w:rsidR="0020100F" w:rsidRPr="003708A9" w:rsidRDefault="0020100F" w:rsidP="00B613A2">
            <w:pPr>
              <w:jc w:val="center"/>
              <w:rPr>
                <w:rFonts w:ascii="Verdana" w:hAnsi="Verdana"/>
                <w:sz w:val="18"/>
                <w:szCs w:val="18"/>
              </w:rPr>
            </w:pPr>
          </w:p>
        </w:tc>
      </w:tr>
      <w:tr w:rsidR="0020100F" w:rsidRPr="003708A9" w14:paraId="076C37DE" w14:textId="77777777">
        <w:trPr>
          <w:cantSplit/>
          <w:jc w:val="center"/>
        </w:trPr>
        <w:tc>
          <w:tcPr>
            <w:tcW w:w="1955" w:type="dxa"/>
          </w:tcPr>
          <w:p w14:paraId="24E45E2F" w14:textId="77777777" w:rsidR="0020100F" w:rsidRPr="003708A9" w:rsidRDefault="0020100F">
            <w:pPr>
              <w:rPr>
                <w:rFonts w:ascii="Verdana" w:hAnsi="Verdana"/>
                <w:sz w:val="18"/>
                <w:szCs w:val="18"/>
              </w:rPr>
            </w:pPr>
          </w:p>
          <w:p w14:paraId="67FE0A50" w14:textId="77777777" w:rsidR="002D7ABB" w:rsidRPr="003708A9" w:rsidRDefault="002D7ABB">
            <w:pPr>
              <w:rPr>
                <w:rFonts w:ascii="Verdana" w:hAnsi="Verdana"/>
                <w:sz w:val="18"/>
                <w:szCs w:val="18"/>
              </w:rPr>
            </w:pPr>
          </w:p>
        </w:tc>
        <w:tc>
          <w:tcPr>
            <w:tcW w:w="1751" w:type="dxa"/>
          </w:tcPr>
          <w:p w14:paraId="17DE85B8" w14:textId="77777777" w:rsidR="0020100F" w:rsidRPr="003708A9" w:rsidRDefault="0020100F">
            <w:pPr>
              <w:rPr>
                <w:rFonts w:ascii="Verdana" w:hAnsi="Verdana"/>
                <w:sz w:val="18"/>
                <w:szCs w:val="18"/>
              </w:rPr>
            </w:pPr>
          </w:p>
        </w:tc>
        <w:tc>
          <w:tcPr>
            <w:tcW w:w="1964" w:type="dxa"/>
          </w:tcPr>
          <w:p w14:paraId="4EBC9179" w14:textId="77777777" w:rsidR="0020100F" w:rsidRPr="003708A9" w:rsidRDefault="0020100F">
            <w:pPr>
              <w:rPr>
                <w:rFonts w:ascii="Verdana" w:hAnsi="Verdana"/>
                <w:sz w:val="18"/>
                <w:szCs w:val="18"/>
              </w:rPr>
            </w:pPr>
          </w:p>
        </w:tc>
        <w:tc>
          <w:tcPr>
            <w:tcW w:w="5528" w:type="dxa"/>
          </w:tcPr>
          <w:p w14:paraId="3325C08D" w14:textId="77777777" w:rsidR="0020100F" w:rsidRPr="003708A9" w:rsidRDefault="0020100F">
            <w:pPr>
              <w:rPr>
                <w:rFonts w:ascii="Verdana" w:hAnsi="Verdana"/>
                <w:sz w:val="18"/>
                <w:szCs w:val="18"/>
              </w:rPr>
            </w:pPr>
          </w:p>
        </w:tc>
        <w:tc>
          <w:tcPr>
            <w:tcW w:w="2127" w:type="dxa"/>
          </w:tcPr>
          <w:p w14:paraId="4A58A2C9" w14:textId="77777777" w:rsidR="0020100F" w:rsidRPr="003708A9" w:rsidRDefault="0020100F">
            <w:pPr>
              <w:rPr>
                <w:rFonts w:ascii="Verdana" w:hAnsi="Verdana"/>
                <w:sz w:val="18"/>
                <w:szCs w:val="18"/>
              </w:rPr>
            </w:pPr>
          </w:p>
        </w:tc>
        <w:tc>
          <w:tcPr>
            <w:tcW w:w="992" w:type="dxa"/>
          </w:tcPr>
          <w:p w14:paraId="4569D063" w14:textId="77777777" w:rsidR="0020100F" w:rsidRPr="003708A9" w:rsidRDefault="0020100F" w:rsidP="00B613A2">
            <w:pPr>
              <w:jc w:val="center"/>
              <w:rPr>
                <w:rFonts w:ascii="Verdana" w:hAnsi="Verdana"/>
                <w:sz w:val="18"/>
                <w:szCs w:val="18"/>
              </w:rPr>
            </w:pPr>
          </w:p>
        </w:tc>
      </w:tr>
      <w:tr w:rsidR="00364B84" w:rsidRPr="003708A9" w14:paraId="7C67DE9C" w14:textId="77777777">
        <w:trPr>
          <w:cantSplit/>
          <w:jc w:val="center"/>
        </w:trPr>
        <w:tc>
          <w:tcPr>
            <w:tcW w:w="1955" w:type="dxa"/>
          </w:tcPr>
          <w:p w14:paraId="5DA7E137" w14:textId="77777777" w:rsidR="00364B84" w:rsidRPr="003708A9" w:rsidRDefault="00364B84">
            <w:pPr>
              <w:rPr>
                <w:rFonts w:ascii="Verdana" w:hAnsi="Verdana"/>
                <w:sz w:val="18"/>
                <w:szCs w:val="18"/>
              </w:rPr>
            </w:pPr>
          </w:p>
          <w:p w14:paraId="0C77E336" w14:textId="77777777" w:rsidR="00364B84" w:rsidRPr="003708A9" w:rsidRDefault="00364B84">
            <w:pPr>
              <w:rPr>
                <w:rFonts w:ascii="Verdana" w:hAnsi="Verdana"/>
                <w:sz w:val="18"/>
                <w:szCs w:val="18"/>
              </w:rPr>
            </w:pPr>
          </w:p>
        </w:tc>
        <w:tc>
          <w:tcPr>
            <w:tcW w:w="1751" w:type="dxa"/>
          </w:tcPr>
          <w:p w14:paraId="6E543521" w14:textId="77777777" w:rsidR="00364B84" w:rsidRPr="003708A9" w:rsidRDefault="00364B84">
            <w:pPr>
              <w:rPr>
                <w:rFonts w:ascii="Verdana" w:hAnsi="Verdana"/>
                <w:sz w:val="18"/>
                <w:szCs w:val="18"/>
              </w:rPr>
            </w:pPr>
          </w:p>
        </w:tc>
        <w:tc>
          <w:tcPr>
            <w:tcW w:w="1964" w:type="dxa"/>
          </w:tcPr>
          <w:p w14:paraId="2F871AC4" w14:textId="77777777" w:rsidR="00364B84" w:rsidRPr="003708A9" w:rsidRDefault="00364B84">
            <w:pPr>
              <w:rPr>
                <w:rFonts w:ascii="Verdana" w:hAnsi="Verdana"/>
                <w:sz w:val="18"/>
                <w:szCs w:val="18"/>
              </w:rPr>
            </w:pPr>
          </w:p>
        </w:tc>
        <w:tc>
          <w:tcPr>
            <w:tcW w:w="5528" w:type="dxa"/>
          </w:tcPr>
          <w:p w14:paraId="6D1A9AB5" w14:textId="77777777" w:rsidR="00364B84" w:rsidRPr="003708A9" w:rsidRDefault="00364B84">
            <w:pPr>
              <w:rPr>
                <w:rFonts w:ascii="Verdana" w:hAnsi="Verdana"/>
                <w:sz w:val="18"/>
                <w:szCs w:val="18"/>
              </w:rPr>
            </w:pPr>
          </w:p>
        </w:tc>
        <w:tc>
          <w:tcPr>
            <w:tcW w:w="2127" w:type="dxa"/>
          </w:tcPr>
          <w:p w14:paraId="30ADF2DD" w14:textId="77777777" w:rsidR="00364B84" w:rsidRPr="003708A9" w:rsidRDefault="00364B84">
            <w:pPr>
              <w:rPr>
                <w:rFonts w:ascii="Verdana" w:hAnsi="Verdana"/>
                <w:sz w:val="18"/>
                <w:szCs w:val="18"/>
              </w:rPr>
            </w:pPr>
          </w:p>
        </w:tc>
        <w:tc>
          <w:tcPr>
            <w:tcW w:w="992" w:type="dxa"/>
          </w:tcPr>
          <w:p w14:paraId="1C4ACB59" w14:textId="77777777" w:rsidR="00364B84" w:rsidRPr="003708A9" w:rsidRDefault="00364B84" w:rsidP="00B613A2">
            <w:pPr>
              <w:jc w:val="center"/>
              <w:rPr>
                <w:rFonts w:ascii="Verdana" w:hAnsi="Verdana"/>
                <w:sz w:val="18"/>
                <w:szCs w:val="18"/>
              </w:rPr>
            </w:pPr>
          </w:p>
        </w:tc>
      </w:tr>
    </w:tbl>
    <w:p w14:paraId="37D3F93D" w14:textId="77777777" w:rsidR="005816CD" w:rsidRPr="003708A9" w:rsidRDefault="003708A9">
      <w:pPr>
        <w:rPr>
          <w:rFonts w:ascii="Verdana" w:hAnsi="Verdana"/>
          <w:sz w:val="18"/>
          <w:szCs w:val="18"/>
        </w:rPr>
      </w:pPr>
      <w:r>
        <w:rPr>
          <w:rFonts w:ascii="Verdana" w:hAnsi="Verdana"/>
          <w:sz w:val="18"/>
          <w:szCs w:val="18"/>
        </w:rPr>
        <w:lastRenderedPageBreak/>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1"/>
        <w:gridCol w:w="8851"/>
        <w:gridCol w:w="1502"/>
        <w:gridCol w:w="1428"/>
        <w:gridCol w:w="1400"/>
      </w:tblGrid>
      <w:tr w:rsidR="005816CD" w:rsidRPr="000701CA" w14:paraId="4F74EA85" w14:textId="77777777" w:rsidTr="008C273E">
        <w:trPr>
          <w:trHeight w:val="577"/>
        </w:trPr>
        <w:tc>
          <w:tcPr>
            <w:tcW w:w="14218" w:type="dxa"/>
            <w:gridSpan w:val="5"/>
            <w:shd w:val="clear" w:color="auto" w:fill="DBE5F1"/>
          </w:tcPr>
          <w:p w14:paraId="5A0D68A8" w14:textId="77777777" w:rsidR="005816CD" w:rsidRPr="000701CA" w:rsidRDefault="005816CD" w:rsidP="005816CD">
            <w:pPr>
              <w:rPr>
                <w:rFonts w:ascii="Verdana" w:hAnsi="Verdana"/>
                <w:b/>
                <w:sz w:val="18"/>
                <w:szCs w:val="18"/>
              </w:rPr>
            </w:pPr>
            <w:r w:rsidRPr="000701CA">
              <w:rPr>
                <w:rFonts w:ascii="Verdana" w:hAnsi="Verdana"/>
                <w:b/>
                <w:sz w:val="18"/>
                <w:szCs w:val="18"/>
              </w:rPr>
              <w:lastRenderedPageBreak/>
              <w:t xml:space="preserve">Action plan </w:t>
            </w:r>
            <w:r w:rsidRPr="000701CA">
              <w:rPr>
                <w:rFonts w:ascii="Verdana" w:hAnsi="Verdana"/>
                <w:color w:val="FF0000"/>
                <w:sz w:val="18"/>
                <w:szCs w:val="18"/>
              </w:rPr>
              <w:t>(14)</w:t>
            </w:r>
          </w:p>
        </w:tc>
      </w:tr>
      <w:tr w:rsidR="005816CD" w:rsidRPr="000701CA" w14:paraId="6D146504" w14:textId="77777777" w:rsidTr="008C273E">
        <w:tc>
          <w:tcPr>
            <w:tcW w:w="817" w:type="dxa"/>
            <w:shd w:val="clear" w:color="auto" w:fill="DBE5F1"/>
          </w:tcPr>
          <w:p w14:paraId="5355C2F6" w14:textId="77777777" w:rsidR="005816CD" w:rsidRPr="000701CA" w:rsidRDefault="005816CD" w:rsidP="005816CD">
            <w:pPr>
              <w:rPr>
                <w:rFonts w:ascii="Verdana" w:hAnsi="Verdana"/>
                <w:b/>
                <w:sz w:val="18"/>
                <w:szCs w:val="18"/>
              </w:rPr>
            </w:pPr>
            <w:r w:rsidRPr="000701CA">
              <w:rPr>
                <w:rFonts w:ascii="Verdana" w:hAnsi="Verdana"/>
                <w:b/>
                <w:sz w:val="18"/>
                <w:szCs w:val="18"/>
              </w:rPr>
              <w:t>Ref No</w:t>
            </w:r>
          </w:p>
        </w:tc>
        <w:tc>
          <w:tcPr>
            <w:tcW w:w="9028" w:type="dxa"/>
            <w:shd w:val="clear" w:color="auto" w:fill="DBE5F1"/>
          </w:tcPr>
          <w:p w14:paraId="1C253E9F" w14:textId="77777777" w:rsidR="005816CD" w:rsidRPr="000701CA" w:rsidRDefault="005816CD" w:rsidP="000701CA">
            <w:pPr>
              <w:jc w:val="center"/>
              <w:rPr>
                <w:rFonts w:ascii="Verdana" w:hAnsi="Verdana"/>
                <w:b/>
                <w:sz w:val="18"/>
                <w:szCs w:val="18"/>
              </w:rPr>
            </w:pPr>
            <w:r w:rsidRPr="000701CA">
              <w:rPr>
                <w:rFonts w:ascii="Verdana" w:hAnsi="Verdana"/>
                <w:b/>
                <w:sz w:val="18"/>
                <w:szCs w:val="18"/>
              </w:rPr>
              <w:t>Further action required</w:t>
            </w:r>
          </w:p>
        </w:tc>
        <w:tc>
          <w:tcPr>
            <w:tcW w:w="1517" w:type="dxa"/>
            <w:shd w:val="clear" w:color="auto" w:fill="DBE5F1"/>
          </w:tcPr>
          <w:p w14:paraId="5BE018C6" w14:textId="77777777" w:rsidR="005816CD" w:rsidRPr="000701CA" w:rsidRDefault="005816CD" w:rsidP="000701CA">
            <w:pPr>
              <w:jc w:val="center"/>
              <w:rPr>
                <w:rFonts w:ascii="Verdana" w:hAnsi="Verdana"/>
                <w:b/>
                <w:sz w:val="18"/>
                <w:szCs w:val="18"/>
              </w:rPr>
            </w:pPr>
            <w:r w:rsidRPr="000701CA">
              <w:rPr>
                <w:rFonts w:ascii="Verdana" w:hAnsi="Verdana"/>
                <w:b/>
                <w:sz w:val="18"/>
                <w:szCs w:val="18"/>
              </w:rPr>
              <w:t>Action by whom</w:t>
            </w:r>
          </w:p>
        </w:tc>
        <w:tc>
          <w:tcPr>
            <w:tcW w:w="1441" w:type="dxa"/>
            <w:shd w:val="clear" w:color="auto" w:fill="DBE5F1"/>
          </w:tcPr>
          <w:p w14:paraId="3F235AEB" w14:textId="77777777" w:rsidR="005816CD" w:rsidRPr="000701CA" w:rsidRDefault="005816CD" w:rsidP="000701CA">
            <w:pPr>
              <w:jc w:val="center"/>
              <w:rPr>
                <w:rFonts w:ascii="Verdana" w:hAnsi="Verdana"/>
                <w:b/>
                <w:sz w:val="18"/>
                <w:szCs w:val="18"/>
              </w:rPr>
            </w:pPr>
            <w:r w:rsidRPr="000701CA">
              <w:rPr>
                <w:rFonts w:ascii="Verdana" w:hAnsi="Verdana"/>
                <w:b/>
                <w:sz w:val="18"/>
                <w:szCs w:val="18"/>
              </w:rPr>
              <w:t>Action by when</w:t>
            </w:r>
          </w:p>
        </w:tc>
        <w:tc>
          <w:tcPr>
            <w:tcW w:w="1415" w:type="dxa"/>
            <w:shd w:val="clear" w:color="auto" w:fill="DBE5F1"/>
          </w:tcPr>
          <w:p w14:paraId="4A63ADEE" w14:textId="77777777" w:rsidR="005816CD" w:rsidRPr="000701CA" w:rsidRDefault="005816CD" w:rsidP="000701CA">
            <w:pPr>
              <w:jc w:val="center"/>
              <w:rPr>
                <w:rFonts w:ascii="Verdana" w:hAnsi="Verdana"/>
                <w:b/>
                <w:sz w:val="18"/>
                <w:szCs w:val="18"/>
              </w:rPr>
            </w:pPr>
            <w:r w:rsidRPr="000701CA">
              <w:rPr>
                <w:rFonts w:ascii="Verdana" w:hAnsi="Verdana"/>
                <w:b/>
                <w:sz w:val="18"/>
                <w:szCs w:val="18"/>
              </w:rPr>
              <w:t>Done</w:t>
            </w:r>
          </w:p>
        </w:tc>
      </w:tr>
      <w:tr w:rsidR="005816CD" w:rsidRPr="000701CA" w14:paraId="3F99DC0B" w14:textId="77777777" w:rsidTr="000701CA">
        <w:trPr>
          <w:trHeight w:val="679"/>
        </w:trPr>
        <w:tc>
          <w:tcPr>
            <w:tcW w:w="817" w:type="dxa"/>
          </w:tcPr>
          <w:p w14:paraId="42743753" w14:textId="77777777" w:rsidR="005816CD" w:rsidRPr="000701CA" w:rsidRDefault="005816CD" w:rsidP="005816CD">
            <w:pPr>
              <w:rPr>
                <w:rFonts w:ascii="Verdana" w:hAnsi="Verdana"/>
                <w:sz w:val="18"/>
                <w:szCs w:val="18"/>
              </w:rPr>
            </w:pPr>
          </w:p>
        </w:tc>
        <w:tc>
          <w:tcPr>
            <w:tcW w:w="9028" w:type="dxa"/>
          </w:tcPr>
          <w:p w14:paraId="7F7B4224" w14:textId="77777777" w:rsidR="005816CD" w:rsidRPr="000701CA" w:rsidRDefault="005816CD" w:rsidP="005816CD">
            <w:pPr>
              <w:rPr>
                <w:rFonts w:ascii="Verdana" w:hAnsi="Verdana"/>
                <w:sz w:val="18"/>
                <w:szCs w:val="18"/>
              </w:rPr>
            </w:pPr>
          </w:p>
        </w:tc>
        <w:tc>
          <w:tcPr>
            <w:tcW w:w="1517" w:type="dxa"/>
          </w:tcPr>
          <w:p w14:paraId="36A55ADC" w14:textId="77777777" w:rsidR="005816CD" w:rsidRPr="000701CA" w:rsidRDefault="005816CD" w:rsidP="005816CD">
            <w:pPr>
              <w:rPr>
                <w:rFonts w:ascii="Verdana" w:hAnsi="Verdana"/>
                <w:sz w:val="18"/>
                <w:szCs w:val="18"/>
              </w:rPr>
            </w:pPr>
          </w:p>
        </w:tc>
        <w:tc>
          <w:tcPr>
            <w:tcW w:w="1441" w:type="dxa"/>
          </w:tcPr>
          <w:p w14:paraId="009B8676" w14:textId="77777777" w:rsidR="005816CD" w:rsidRPr="000701CA" w:rsidRDefault="005816CD" w:rsidP="005816CD">
            <w:pPr>
              <w:rPr>
                <w:rFonts w:ascii="Verdana" w:hAnsi="Verdana"/>
                <w:sz w:val="18"/>
                <w:szCs w:val="18"/>
              </w:rPr>
            </w:pPr>
          </w:p>
        </w:tc>
        <w:tc>
          <w:tcPr>
            <w:tcW w:w="1415" w:type="dxa"/>
          </w:tcPr>
          <w:p w14:paraId="69821CDB" w14:textId="77777777" w:rsidR="005816CD" w:rsidRPr="000701CA" w:rsidRDefault="005816CD" w:rsidP="005816CD">
            <w:pPr>
              <w:rPr>
                <w:rFonts w:ascii="Verdana" w:hAnsi="Verdana"/>
                <w:sz w:val="18"/>
                <w:szCs w:val="18"/>
              </w:rPr>
            </w:pPr>
          </w:p>
        </w:tc>
      </w:tr>
      <w:tr w:rsidR="005816CD" w:rsidRPr="000701CA" w14:paraId="24FE7778" w14:textId="77777777" w:rsidTr="000701CA">
        <w:trPr>
          <w:trHeight w:val="679"/>
        </w:trPr>
        <w:tc>
          <w:tcPr>
            <w:tcW w:w="817" w:type="dxa"/>
          </w:tcPr>
          <w:p w14:paraId="0C9B792D" w14:textId="77777777" w:rsidR="005816CD" w:rsidRPr="000701CA" w:rsidRDefault="005816CD" w:rsidP="005816CD">
            <w:pPr>
              <w:rPr>
                <w:rFonts w:ascii="Verdana" w:hAnsi="Verdana"/>
                <w:sz w:val="18"/>
                <w:szCs w:val="18"/>
              </w:rPr>
            </w:pPr>
          </w:p>
        </w:tc>
        <w:tc>
          <w:tcPr>
            <w:tcW w:w="9028" w:type="dxa"/>
          </w:tcPr>
          <w:p w14:paraId="43846B65" w14:textId="77777777" w:rsidR="005816CD" w:rsidRPr="000701CA" w:rsidRDefault="005816CD" w:rsidP="005816CD">
            <w:pPr>
              <w:rPr>
                <w:rFonts w:ascii="Verdana" w:hAnsi="Verdana"/>
                <w:sz w:val="18"/>
                <w:szCs w:val="18"/>
              </w:rPr>
            </w:pPr>
          </w:p>
        </w:tc>
        <w:tc>
          <w:tcPr>
            <w:tcW w:w="1517" w:type="dxa"/>
          </w:tcPr>
          <w:p w14:paraId="4A18D66F" w14:textId="77777777" w:rsidR="005816CD" w:rsidRPr="000701CA" w:rsidRDefault="005816CD" w:rsidP="005816CD">
            <w:pPr>
              <w:rPr>
                <w:rFonts w:ascii="Verdana" w:hAnsi="Verdana"/>
                <w:sz w:val="18"/>
                <w:szCs w:val="18"/>
              </w:rPr>
            </w:pPr>
          </w:p>
        </w:tc>
        <w:tc>
          <w:tcPr>
            <w:tcW w:w="1441" w:type="dxa"/>
          </w:tcPr>
          <w:p w14:paraId="35E74AE0" w14:textId="77777777" w:rsidR="005816CD" w:rsidRPr="000701CA" w:rsidRDefault="005816CD" w:rsidP="005816CD">
            <w:pPr>
              <w:rPr>
                <w:rFonts w:ascii="Verdana" w:hAnsi="Verdana"/>
                <w:sz w:val="18"/>
                <w:szCs w:val="18"/>
              </w:rPr>
            </w:pPr>
          </w:p>
        </w:tc>
        <w:tc>
          <w:tcPr>
            <w:tcW w:w="1415" w:type="dxa"/>
          </w:tcPr>
          <w:p w14:paraId="05303218" w14:textId="77777777" w:rsidR="005816CD" w:rsidRPr="000701CA" w:rsidRDefault="005816CD" w:rsidP="005816CD">
            <w:pPr>
              <w:rPr>
                <w:rFonts w:ascii="Verdana" w:hAnsi="Verdana"/>
                <w:sz w:val="18"/>
                <w:szCs w:val="18"/>
              </w:rPr>
            </w:pPr>
          </w:p>
        </w:tc>
      </w:tr>
      <w:tr w:rsidR="005816CD" w:rsidRPr="000701CA" w14:paraId="750FF5C0" w14:textId="77777777" w:rsidTr="000701CA">
        <w:trPr>
          <w:trHeight w:val="680"/>
        </w:trPr>
        <w:tc>
          <w:tcPr>
            <w:tcW w:w="817" w:type="dxa"/>
          </w:tcPr>
          <w:p w14:paraId="513A0BA3" w14:textId="77777777" w:rsidR="005816CD" w:rsidRPr="000701CA" w:rsidRDefault="005816CD" w:rsidP="005816CD">
            <w:pPr>
              <w:rPr>
                <w:rFonts w:ascii="Verdana" w:hAnsi="Verdana"/>
                <w:sz w:val="18"/>
                <w:szCs w:val="18"/>
              </w:rPr>
            </w:pPr>
          </w:p>
        </w:tc>
        <w:tc>
          <w:tcPr>
            <w:tcW w:w="9028" w:type="dxa"/>
          </w:tcPr>
          <w:p w14:paraId="3ADD4C46" w14:textId="77777777" w:rsidR="005816CD" w:rsidRPr="000701CA" w:rsidRDefault="005816CD" w:rsidP="005816CD">
            <w:pPr>
              <w:rPr>
                <w:rFonts w:ascii="Verdana" w:hAnsi="Verdana"/>
                <w:sz w:val="18"/>
                <w:szCs w:val="18"/>
              </w:rPr>
            </w:pPr>
          </w:p>
        </w:tc>
        <w:tc>
          <w:tcPr>
            <w:tcW w:w="1517" w:type="dxa"/>
          </w:tcPr>
          <w:p w14:paraId="56C3EE06" w14:textId="77777777" w:rsidR="005816CD" w:rsidRPr="000701CA" w:rsidRDefault="005816CD" w:rsidP="005816CD">
            <w:pPr>
              <w:rPr>
                <w:rFonts w:ascii="Verdana" w:hAnsi="Verdana"/>
                <w:sz w:val="18"/>
                <w:szCs w:val="18"/>
              </w:rPr>
            </w:pPr>
          </w:p>
        </w:tc>
        <w:tc>
          <w:tcPr>
            <w:tcW w:w="1441" w:type="dxa"/>
          </w:tcPr>
          <w:p w14:paraId="358F38CB" w14:textId="77777777" w:rsidR="005816CD" w:rsidRPr="000701CA" w:rsidRDefault="005816CD" w:rsidP="005816CD">
            <w:pPr>
              <w:rPr>
                <w:rFonts w:ascii="Verdana" w:hAnsi="Verdana"/>
                <w:sz w:val="18"/>
                <w:szCs w:val="18"/>
              </w:rPr>
            </w:pPr>
          </w:p>
        </w:tc>
        <w:tc>
          <w:tcPr>
            <w:tcW w:w="1415" w:type="dxa"/>
          </w:tcPr>
          <w:p w14:paraId="52828AB4" w14:textId="77777777" w:rsidR="005816CD" w:rsidRPr="000701CA" w:rsidRDefault="005816CD" w:rsidP="005816CD">
            <w:pPr>
              <w:rPr>
                <w:rFonts w:ascii="Verdana" w:hAnsi="Verdana"/>
                <w:sz w:val="18"/>
                <w:szCs w:val="18"/>
              </w:rPr>
            </w:pPr>
          </w:p>
        </w:tc>
      </w:tr>
      <w:tr w:rsidR="005816CD" w:rsidRPr="000701CA" w14:paraId="164A6E78" w14:textId="77777777" w:rsidTr="000701CA">
        <w:trPr>
          <w:trHeight w:val="679"/>
        </w:trPr>
        <w:tc>
          <w:tcPr>
            <w:tcW w:w="817" w:type="dxa"/>
          </w:tcPr>
          <w:p w14:paraId="0053C934" w14:textId="77777777" w:rsidR="005816CD" w:rsidRPr="000701CA" w:rsidRDefault="005816CD" w:rsidP="005816CD">
            <w:pPr>
              <w:rPr>
                <w:rFonts w:ascii="Verdana" w:hAnsi="Verdana"/>
                <w:sz w:val="18"/>
                <w:szCs w:val="18"/>
              </w:rPr>
            </w:pPr>
          </w:p>
        </w:tc>
        <w:tc>
          <w:tcPr>
            <w:tcW w:w="9028" w:type="dxa"/>
          </w:tcPr>
          <w:p w14:paraId="295A8C82" w14:textId="77777777" w:rsidR="005816CD" w:rsidRPr="000701CA" w:rsidRDefault="005816CD" w:rsidP="005816CD">
            <w:pPr>
              <w:rPr>
                <w:rFonts w:ascii="Verdana" w:hAnsi="Verdana"/>
                <w:sz w:val="18"/>
                <w:szCs w:val="18"/>
              </w:rPr>
            </w:pPr>
          </w:p>
        </w:tc>
        <w:tc>
          <w:tcPr>
            <w:tcW w:w="1517" w:type="dxa"/>
          </w:tcPr>
          <w:p w14:paraId="11CD2F0C" w14:textId="77777777" w:rsidR="005816CD" w:rsidRPr="000701CA" w:rsidRDefault="005816CD" w:rsidP="005816CD">
            <w:pPr>
              <w:rPr>
                <w:rFonts w:ascii="Verdana" w:hAnsi="Verdana"/>
                <w:sz w:val="18"/>
                <w:szCs w:val="18"/>
              </w:rPr>
            </w:pPr>
          </w:p>
        </w:tc>
        <w:tc>
          <w:tcPr>
            <w:tcW w:w="1441" w:type="dxa"/>
          </w:tcPr>
          <w:p w14:paraId="07929CBB" w14:textId="77777777" w:rsidR="005816CD" w:rsidRPr="000701CA" w:rsidRDefault="005816CD" w:rsidP="005816CD">
            <w:pPr>
              <w:rPr>
                <w:rFonts w:ascii="Verdana" w:hAnsi="Verdana"/>
                <w:sz w:val="18"/>
                <w:szCs w:val="18"/>
              </w:rPr>
            </w:pPr>
          </w:p>
        </w:tc>
        <w:tc>
          <w:tcPr>
            <w:tcW w:w="1415" w:type="dxa"/>
          </w:tcPr>
          <w:p w14:paraId="1E935C58" w14:textId="77777777" w:rsidR="005816CD" w:rsidRPr="000701CA" w:rsidRDefault="005816CD" w:rsidP="005816CD">
            <w:pPr>
              <w:rPr>
                <w:rFonts w:ascii="Verdana" w:hAnsi="Verdana"/>
                <w:sz w:val="18"/>
                <w:szCs w:val="18"/>
              </w:rPr>
            </w:pPr>
          </w:p>
        </w:tc>
      </w:tr>
      <w:tr w:rsidR="005816CD" w:rsidRPr="000701CA" w14:paraId="636D0A31" w14:textId="77777777" w:rsidTr="000701CA">
        <w:trPr>
          <w:trHeight w:val="680"/>
        </w:trPr>
        <w:tc>
          <w:tcPr>
            <w:tcW w:w="817" w:type="dxa"/>
          </w:tcPr>
          <w:p w14:paraId="407CA48C" w14:textId="77777777" w:rsidR="005816CD" w:rsidRPr="000701CA" w:rsidRDefault="005816CD" w:rsidP="005816CD">
            <w:pPr>
              <w:rPr>
                <w:rFonts w:ascii="Verdana" w:hAnsi="Verdana"/>
                <w:sz w:val="18"/>
                <w:szCs w:val="18"/>
              </w:rPr>
            </w:pPr>
          </w:p>
        </w:tc>
        <w:tc>
          <w:tcPr>
            <w:tcW w:w="9028" w:type="dxa"/>
          </w:tcPr>
          <w:p w14:paraId="08C1561F" w14:textId="77777777" w:rsidR="005816CD" w:rsidRPr="000701CA" w:rsidRDefault="005816CD" w:rsidP="005816CD">
            <w:pPr>
              <w:rPr>
                <w:rFonts w:ascii="Verdana" w:hAnsi="Verdana"/>
                <w:sz w:val="18"/>
                <w:szCs w:val="18"/>
              </w:rPr>
            </w:pPr>
          </w:p>
        </w:tc>
        <w:tc>
          <w:tcPr>
            <w:tcW w:w="1517" w:type="dxa"/>
          </w:tcPr>
          <w:p w14:paraId="7C118CC5" w14:textId="77777777" w:rsidR="005816CD" w:rsidRPr="000701CA" w:rsidRDefault="005816CD" w:rsidP="005816CD">
            <w:pPr>
              <w:rPr>
                <w:rFonts w:ascii="Verdana" w:hAnsi="Verdana"/>
                <w:sz w:val="18"/>
                <w:szCs w:val="18"/>
              </w:rPr>
            </w:pPr>
          </w:p>
        </w:tc>
        <w:tc>
          <w:tcPr>
            <w:tcW w:w="1441" w:type="dxa"/>
          </w:tcPr>
          <w:p w14:paraId="48525388" w14:textId="77777777" w:rsidR="005816CD" w:rsidRPr="000701CA" w:rsidRDefault="005816CD" w:rsidP="005816CD">
            <w:pPr>
              <w:rPr>
                <w:rFonts w:ascii="Verdana" w:hAnsi="Verdana"/>
                <w:sz w:val="18"/>
                <w:szCs w:val="18"/>
              </w:rPr>
            </w:pPr>
          </w:p>
        </w:tc>
        <w:tc>
          <w:tcPr>
            <w:tcW w:w="1415" w:type="dxa"/>
          </w:tcPr>
          <w:p w14:paraId="195B6CE3" w14:textId="77777777" w:rsidR="005816CD" w:rsidRPr="000701CA" w:rsidRDefault="005816CD" w:rsidP="005816CD">
            <w:pPr>
              <w:rPr>
                <w:rFonts w:ascii="Verdana" w:hAnsi="Verdana"/>
                <w:sz w:val="18"/>
                <w:szCs w:val="18"/>
              </w:rPr>
            </w:pPr>
          </w:p>
        </w:tc>
      </w:tr>
      <w:tr w:rsidR="005816CD" w:rsidRPr="000701CA" w14:paraId="6939028B" w14:textId="77777777" w:rsidTr="000701CA">
        <w:trPr>
          <w:trHeight w:val="679"/>
        </w:trPr>
        <w:tc>
          <w:tcPr>
            <w:tcW w:w="817" w:type="dxa"/>
          </w:tcPr>
          <w:p w14:paraId="692CEFD0" w14:textId="77777777" w:rsidR="005816CD" w:rsidRPr="000701CA" w:rsidRDefault="005816CD" w:rsidP="005816CD">
            <w:pPr>
              <w:rPr>
                <w:rFonts w:ascii="Verdana" w:hAnsi="Verdana"/>
                <w:sz w:val="18"/>
                <w:szCs w:val="18"/>
              </w:rPr>
            </w:pPr>
          </w:p>
        </w:tc>
        <w:tc>
          <w:tcPr>
            <w:tcW w:w="9028" w:type="dxa"/>
          </w:tcPr>
          <w:p w14:paraId="7BF8DB9F" w14:textId="77777777" w:rsidR="005816CD" w:rsidRPr="000701CA" w:rsidRDefault="005816CD" w:rsidP="005816CD">
            <w:pPr>
              <w:rPr>
                <w:rFonts w:ascii="Verdana" w:hAnsi="Verdana"/>
                <w:sz w:val="18"/>
                <w:szCs w:val="18"/>
              </w:rPr>
            </w:pPr>
          </w:p>
        </w:tc>
        <w:tc>
          <w:tcPr>
            <w:tcW w:w="1517" w:type="dxa"/>
          </w:tcPr>
          <w:p w14:paraId="150E5388" w14:textId="77777777" w:rsidR="005816CD" w:rsidRPr="000701CA" w:rsidRDefault="005816CD" w:rsidP="005816CD">
            <w:pPr>
              <w:rPr>
                <w:rFonts w:ascii="Verdana" w:hAnsi="Verdana"/>
                <w:sz w:val="18"/>
                <w:szCs w:val="18"/>
              </w:rPr>
            </w:pPr>
          </w:p>
        </w:tc>
        <w:tc>
          <w:tcPr>
            <w:tcW w:w="1441" w:type="dxa"/>
          </w:tcPr>
          <w:p w14:paraId="61A74A1E" w14:textId="77777777" w:rsidR="005816CD" w:rsidRPr="000701CA" w:rsidRDefault="005816CD" w:rsidP="005816CD">
            <w:pPr>
              <w:rPr>
                <w:rFonts w:ascii="Verdana" w:hAnsi="Verdana"/>
                <w:sz w:val="18"/>
                <w:szCs w:val="18"/>
              </w:rPr>
            </w:pPr>
          </w:p>
        </w:tc>
        <w:tc>
          <w:tcPr>
            <w:tcW w:w="1415" w:type="dxa"/>
          </w:tcPr>
          <w:p w14:paraId="69D34633" w14:textId="77777777" w:rsidR="005816CD" w:rsidRPr="000701CA" w:rsidRDefault="005816CD" w:rsidP="005816CD">
            <w:pPr>
              <w:rPr>
                <w:rFonts w:ascii="Verdana" w:hAnsi="Verdana"/>
                <w:sz w:val="18"/>
                <w:szCs w:val="18"/>
              </w:rPr>
            </w:pPr>
          </w:p>
        </w:tc>
      </w:tr>
      <w:tr w:rsidR="005816CD" w:rsidRPr="000701CA" w14:paraId="3742AB25" w14:textId="77777777" w:rsidTr="000701CA">
        <w:trPr>
          <w:trHeight w:val="680"/>
        </w:trPr>
        <w:tc>
          <w:tcPr>
            <w:tcW w:w="817" w:type="dxa"/>
          </w:tcPr>
          <w:p w14:paraId="4B237D8A" w14:textId="77777777" w:rsidR="005816CD" w:rsidRPr="000701CA" w:rsidRDefault="005816CD" w:rsidP="005816CD">
            <w:pPr>
              <w:rPr>
                <w:rFonts w:ascii="Verdana" w:hAnsi="Verdana"/>
                <w:sz w:val="18"/>
                <w:szCs w:val="18"/>
              </w:rPr>
            </w:pPr>
          </w:p>
        </w:tc>
        <w:tc>
          <w:tcPr>
            <w:tcW w:w="9028" w:type="dxa"/>
          </w:tcPr>
          <w:p w14:paraId="2B93F851" w14:textId="77777777" w:rsidR="005816CD" w:rsidRPr="000701CA" w:rsidRDefault="005816CD" w:rsidP="005816CD">
            <w:pPr>
              <w:rPr>
                <w:rFonts w:ascii="Verdana" w:hAnsi="Verdana"/>
                <w:sz w:val="18"/>
                <w:szCs w:val="18"/>
              </w:rPr>
            </w:pPr>
          </w:p>
        </w:tc>
        <w:tc>
          <w:tcPr>
            <w:tcW w:w="1517" w:type="dxa"/>
          </w:tcPr>
          <w:p w14:paraId="66AA0574" w14:textId="77777777" w:rsidR="005816CD" w:rsidRPr="000701CA" w:rsidRDefault="005816CD" w:rsidP="005816CD">
            <w:pPr>
              <w:rPr>
                <w:rFonts w:ascii="Verdana" w:hAnsi="Verdana"/>
                <w:sz w:val="18"/>
                <w:szCs w:val="18"/>
              </w:rPr>
            </w:pPr>
          </w:p>
        </w:tc>
        <w:tc>
          <w:tcPr>
            <w:tcW w:w="1441" w:type="dxa"/>
          </w:tcPr>
          <w:p w14:paraId="23A01EAA" w14:textId="77777777" w:rsidR="005816CD" w:rsidRPr="000701CA" w:rsidRDefault="005816CD" w:rsidP="005816CD">
            <w:pPr>
              <w:rPr>
                <w:rFonts w:ascii="Verdana" w:hAnsi="Verdana"/>
                <w:sz w:val="18"/>
                <w:szCs w:val="18"/>
              </w:rPr>
            </w:pPr>
          </w:p>
        </w:tc>
        <w:tc>
          <w:tcPr>
            <w:tcW w:w="1415" w:type="dxa"/>
          </w:tcPr>
          <w:p w14:paraId="50C52C55" w14:textId="77777777" w:rsidR="005816CD" w:rsidRPr="000701CA" w:rsidRDefault="005816CD" w:rsidP="005816CD">
            <w:pPr>
              <w:rPr>
                <w:rFonts w:ascii="Verdana" w:hAnsi="Verdana"/>
                <w:sz w:val="18"/>
                <w:szCs w:val="18"/>
              </w:rPr>
            </w:pPr>
          </w:p>
        </w:tc>
      </w:tr>
    </w:tbl>
    <w:p w14:paraId="13AC845C" w14:textId="77777777" w:rsidR="00EF7311" w:rsidRPr="00DB59EA" w:rsidRDefault="00EF7311" w:rsidP="00DB59EA">
      <w:pPr>
        <w:rPr>
          <w:rFonts w:ascii="Verdana" w:hAnsi="Verdana"/>
          <w:sz w:val="18"/>
        </w:rPr>
      </w:pPr>
    </w:p>
    <w:p w14:paraId="5C5E6FB3" w14:textId="77777777" w:rsidR="00EF7311" w:rsidRPr="00DB59EA" w:rsidRDefault="00EF7311" w:rsidP="00DB59EA">
      <w:pPr>
        <w:rPr>
          <w:rFonts w:ascii="Verdana" w:hAnsi="Verdana"/>
          <w:sz w:val="18"/>
        </w:rPr>
        <w:sectPr w:rsidR="00EF7311" w:rsidRPr="00DB59EA" w:rsidSect="00EF7311">
          <w:footerReference w:type="default" r:id="rId13"/>
          <w:pgSz w:w="16838" w:h="11906" w:orient="landscape" w:code="9"/>
          <w:pgMar w:top="1418" w:right="1418" w:bottom="1418" w:left="1418" w:header="709" w:footer="709" w:gutter="0"/>
          <w:cols w:space="708"/>
          <w:docGrid w:linePitch="360"/>
        </w:sectPr>
      </w:pPr>
    </w:p>
    <w:p w14:paraId="2DEFFB4C" w14:textId="77777777" w:rsidR="002D7ABB" w:rsidRPr="00D86E02" w:rsidRDefault="00CA2B83" w:rsidP="00D86E02">
      <w:pPr>
        <w:spacing w:line="288" w:lineRule="auto"/>
        <w:rPr>
          <w:rFonts w:ascii="Verdana" w:hAnsi="Verdana"/>
          <w:b/>
          <w:sz w:val="20"/>
          <w:u w:val="single"/>
        </w:rPr>
      </w:pPr>
      <w:r w:rsidRPr="00D86E02">
        <w:rPr>
          <w:rFonts w:ascii="Verdana" w:hAnsi="Verdana"/>
          <w:b/>
          <w:sz w:val="20"/>
          <w:u w:val="single"/>
        </w:rPr>
        <w:lastRenderedPageBreak/>
        <w:t>Notes to accompany</w:t>
      </w:r>
      <w:r w:rsidR="002D7ABB" w:rsidRPr="00D86E02">
        <w:rPr>
          <w:rFonts w:ascii="Verdana" w:hAnsi="Verdana"/>
          <w:b/>
          <w:sz w:val="20"/>
          <w:u w:val="single"/>
        </w:rPr>
        <w:t xml:space="preserve"> </w:t>
      </w:r>
      <w:r w:rsidR="00364B84" w:rsidRPr="00D86E02">
        <w:rPr>
          <w:rFonts w:ascii="Verdana" w:hAnsi="Verdana"/>
          <w:b/>
          <w:sz w:val="20"/>
          <w:u w:val="single"/>
        </w:rPr>
        <w:t>General R</w:t>
      </w:r>
      <w:r w:rsidR="002D7ABB" w:rsidRPr="00D86E02">
        <w:rPr>
          <w:rFonts w:ascii="Verdana" w:hAnsi="Verdana"/>
          <w:b/>
          <w:sz w:val="20"/>
          <w:u w:val="single"/>
        </w:rPr>
        <w:t xml:space="preserve">isk </w:t>
      </w:r>
      <w:r w:rsidR="00364B84" w:rsidRPr="00D86E02">
        <w:rPr>
          <w:rFonts w:ascii="Verdana" w:hAnsi="Verdana"/>
          <w:b/>
          <w:sz w:val="20"/>
          <w:u w:val="single"/>
        </w:rPr>
        <w:t>A</w:t>
      </w:r>
      <w:r w:rsidR="002D7ABB" w:rsidRPr="00D86E02">
        <w:rPr>
          <w:rFonts w:ascii="Verdana" w:hAnsi="Verdana"/>
          <w:b/>
          <w:sz w:val="20"/>
          <w:u w:val="single"/>
        </w:rPr>
        <w:t xml:space="preserve">ssessment </w:t>
      </w:r>
      <w:r w:rsidR="00364B84" w:rsidRPr="00D86E02">
        <w:rPr>
          <w:rFonts w:ascii="Verdana" w:hAnsi="Verdana"/>
          <w:b/>
          <w:sz w:val="20"/>
          <w:u w:val="single"/>
        </w:rPr>
        <w:t>F</w:t>
      </w:r>
      <w:r w:rsidR="002D7ABB" w:rsidRPr="00D86E02">
        <w:rPr>
          <w:rFonts w:ascii="Verdana" w:hAnsi="Verdana"/>
          <w:b/>
          <w:sz w:val="20"/>
          <w:u w:val="single"/>
        </w:rPr>
        <w:t>orm</w:t>
      </w:r>
    </w:p>
    <w:p w14:paraId="6A886135" w14:textId="77777777" w:rsidR="002D7ABB" w:rsidRPr="00D86E02" w:rsidRDefault="002D7ABB" w:rsidP="00D86E02">
      <w:pPr>
        <w:spacing w:line="288" w:lineRule="auto"/>
        <w:rPr>
          <w:rFonts w:ascii="Verdana" w:hAnsi="Verdana"/>
          <w:sz w:val="20"/>
        </w:rPr>
      </w:pPr>
    </w:p>
    <w:p w14:paraId="0D061CDA" w14:textId="77777777" w:rsidR="002D7ABB" w:rsidRPr="00D86E02" w:rsidRDefault="00CA2B83" w:rsidP="00D86E02">
      <w:pPr>
        <w:spacing w:line="288" w:lineRule="auto"/>
        <w:rPr>
          <w:rFonts w:ascii="Verdana" w:hAnsi="Verdana"/>
          <w:sz w:val="20"/>
        </w:rPr>
      </w:pPr>
      <w:r w:rsidRPr="00D86E02">
        <w:rPr>
          <w:rFonts w:ascii="Verdana" w:hAnsi="Verdana"/>
          <w:sz w:val="20"/>
        </w:rPr>
        <w:t>T</w:t>
      </w:r>
      <w:r w:rsidR="002D7ABB" w:rsidRPr="00D86E02">
        <w:rPr>
          <w:rFonts w:ascii="Verdana" w:hAnsi="Verdana"/>
          <w:sz w:val="20"/>
        </w:rPr>
        <w:t xml:space="preserve">his form is recommended </w:t>
      </w:r>
      <w:r w:rsidR="00965EEB">
        <w:rPr>
          <w:rFonts w:ascii="Verdana" w:hAnsi="Verdana"/>
          <w:sz w:val="20"/>
        </w:rPr>
        <w:t xml:space="preserve">for use </w:t>
      </w:r>
      <w:r w:rsidR="002D7ABB" w:rsidRPr="00D86E02">
        <w:rPr>
          <w:rFonts w:ascii="Verdana" w:hAnsi="Verdana"/>
          <w:sz w:val="20"/>
        </w:rPr>
        <w:t>by Safety Services.  It is strongly suggested that you use it for all new assessments, and when existing assessments are being substantially revised. However, its use is not compulsory. Providing the assessor addresses th</w:t>
      </w:r>
      <w:r w:rsidR="000A501D" w:rsidRPr="00D86E02">
        <w:rPr>
          <w:rFonts w:ascii="Verdana" w:hAnsi="Verdana"/>
          <w:sz w:val="20"/>
        </w:rPr>
        <w:t>e same issues</w:t>
      </w:r>
      <w:r w:rsidR="00D86E02">
        <w:rPr>
          <w:rFonts w:ascii="Verdana" w:hAnsi="Verdana"/>
          <w:sz w:val="20"/>
        </w:rPr>
        <w:t>,</w:t>
      </w:r>
      <w:r w:rsidR="00E3654D" w:rsidRPr="00D86E02">
        <w:rPr>
          <w:rFonts w:ascii="Verdana" w:hAnsi="Verdana"/>
          <w:sz w:val="20"/>
        </w:rPr>
        <w:t xml:space="preserve"> alternative</w:t>
      </w:r>
      <w:r w:rsidR="002D7ABB" w:rsidRPr="00D86E02">
        <w:rPr>
          <w:rFonts w:ascii="Verdana" w:hAnsi="Verdana"/>
          <w:sz w:val="20"/>
        </w:rPr>
        <w:t xml:space="preserve"> layouts</w:t>
      </w:r>
      <w:r w:rsidR="000A501D" w:rsidRPr="00D86E02">
        <w:rPr>
          <w:rFonts w:ascii="Verdana" w:hAnsi="Verdana"/>
          <w:sz w:val="20"/>
        </w:rPr>
        <w:t xml:space="preserve"> may be used</w:t>
      </w:r>
      <w:r w:rsidR="002D7ABB" w:rsidRPr="00D86E02">
        <w:rPr>
          <w:rFonts w:ascii="Verdana" w:hAnsi="Verdana"/>
          <w:sz w:val="20"/>
        </w:rPr>
        <w:t>.</w:t>
      </w:r>
    </w:p>
    <w:p w14:paraId="3E8D8E91" w14:textId="77777777" w:rsidR="00CA2B83" w:rsidRPr="00D86E02" w:rsidRDefault="00CA2B83" w:rsidP="00D86E02">
      <w:pPr>
        <w:spacing w:line="288" w:lineRule="auto"/>
        <w:rPr>
          <w:rFonts w:ascii="Verdana" w:hAnsi="Verdana"/>
          <w:sz w:val="20"/>
        </w:rPr>
      </w:pPr>
    </w:p>
    <w:p w14:paraId="57A3336E" w14:textId="77777777" w:rsidR="002D7ABB" w:rsidRPr="00D86E02" w:rsidRDefault="00CA2B83" w:rsidP="00D86E02">
      <w:pPr>
        <w:numPr>
          <w:ilvl w:val="0"/>
          <w:numId w:val="2"/>
        </w:numPr>
        <w:tabs>
          <w:tab w:val="num" w:pos="567"/>
        </w:tabs>
        <w:spacing w:line="288" w:lineRule="auto"/>
        <w:ind w:left="567" w:hanging="567"/>
        <w:rPr>
          <w:rFonts w:ascii="Verdana" w:hAnsi="Verdana"/>
          <w:sz w:val="20"/>
        </w:rPr>
      </w:pPr>
      <w:r w:rsidRPr="00D86E02">
        <w:rPr>
          <w:rFonts w:ascii="Verdana" w:hAnsi="Verdana"/>
          <w:b/>
          <w:sz w:val="20"/>
        </w:rPr>
        <w:t>Date</w:t>
      </w:r>
      <w:r w:rsidRPr="00D86E02">
        <w:rPr>
          <w:rFonts w:ascii="Verdana" w:hAnsi="Verdana"/>
          <w:sz w:val="20"/>
        </w:rPr>
        <w:t xml:space="preserve"> : Insert date that assessment form is completed.  The assessment must be valid on that day, and subsequent days, unless circumstances change and amendments are necessary.</w:t>
      </w:r>
      <w:r w:rsidR="000A486F" w:rsidRPr="00D86E02">
        <w:rPr>
          <w:rFonts w:ascii="Verdana" w:hAnsi="Verdana"/>
          <w:sz w:val="20"/>
        </w:rPr>
        <w:br/>
      </w:r>
    </w:p>
    <w:p w14:paraId="2AF8EC3D" w14:textId="77777777" w:rsidR="00CA2B83" w:rsidRPr="00D86E02" w:rsidRDefault="00CA2B83" w:rsidP="002E672C">
      <w:pPr>
        <w:numPr>
          <w:ilvl w:val="0"/>
          <w:numId w:val="2"/>
        </w:numPr>
        <w:spacing w:line="288" w:lineRule="auto"/>
        <w:rPr>
          <w:rFonts w:ascii="Verdana" w:hAnsi="Verdana"/>
          <w:sz w:val="20"/>
        </w:rPr>
      </w:pPr>
      <w:r w:rsidRPr="00D86E02">
        <w:rPr>
          <w:rFonts w:ascii="Verdana" w:hAnsi="Verdana"/>
          <w:b/>
          <w:sz w:val="20"/>
        </w:rPr>
        <w:t>Assessed by</w:t>
      </w:r>
      <w:r w:rsidRPr="00D86E02">
        <w:rPr>
          <w:rFonts w:ascii="Verdana" w:hAnsi="Verdana"/>
          <w:sz w:val="20"/>
        </w:rPr>
        <w:t xml:space="preserve"> : Insert the name and signature of the assessor.  For assessments other than very simple ones, the assessor should have </w:t>
      </w:r>
      <w:r w:rsidR="002E672C">
        <w:rPr>
          <w:rFonts w:ascii="Verdana" w:hAnsi="Verdana"/>
          <w:sz w:val="20"/>
        </w:rPr>
        <w:t xml:space="preserve">training in assessing </w:t>
      </w:r>
      <w:r w:rsidRPr="00D86E02">
        <w:rPr>
          <w:rFonts w:ascii="Verdana" w:hAnsi="Verdana"/>
          <w:sz w:val="20"/>
        </w:rPr>
        <w:t>risks (</w:t>
      </w:r>
      <w:proofErr w:type="spellStart"/>
      <w:r w:rsidR="002E672C">
        <w:rPr>
          <w:rFonts w:ascii="Verdana" w:hAnsi="Verdana"/>
          <w:sz w:val="20"/>
        </w:rPr>
        <w:t>eg</w:t>
      </w:r>
      <w:proofErr w:type="spellEnd"/>
      <w:r w:rsidR="00EE1B26">
        <w:rPr>
          <w:rFonts w:ascii="Verdana" w:hAnsi="Verdana"/>
          <w:sz w:val="20"/>
        </w:rPr>
        <w:t xml:space="preserve"> completed</w:t>
      </w:r>
      <w:r w:rsidR="002E672C">
        <w:rPr>
          <w:rFonts w:ascii="Verdana" w:hAnsi="Verdana"/>
          <w:sz w:val="20"/>
        </w:rPr>
        <w:t xml:space="preserve"> </w:t>
      </w:r>
      <w:hyperlink r:id="rId14" w:history="1">
        <w:r w:rsidR="002E672C" w:rsidRPr="002E672C">
          <w:rPr>
            <w:rStyle w:val="Hyperlink"/>
            <w:rFonts w:ascii="Verdana" w:hAnsi="Verdana"/>
            <w:sz w:val="20"/>
          </w:rPr>
          <w:t>TLCO300 Principles of Risk Assessment E Learning</w:t>
        </w:r>
      </w:hyperlink>
      <w:r w:rsidR="002E672C">
        <w:rPr>
          <w:rFonts w:ascii="Verdana" w:hAnsi="Verdana"/>
          <w:sz w:val="20"/>
        </w:rPr>
        <w:t>) from the L&amp;OD Training Catalogue</w:t>
      </w:r>
      <w:r w:rsidR="00EE1B26">
        <w:rPr>
          <w:rFonts w:ascii="Verdana" w:hAnsi="Verdana"/>
          <w:sz w:val="20"/>
        </w:rPr>
        <w:t xml:space="preserve"> or equivalent</w:t>
      </w:r>
      <w:r w:rsidRPr="00D86E02">
        <w:rPr>
          <w:rFonts w:ascii="Verdana" w:hAnsi="Verdana"/>
          <w:sz w:val="20"/>
        </w:rPr>
        <w:t>)</w:t>
      </w:r>
      <w:r w:rsidR="000A486F" w:rsidRPr="00D86E02">
        <w:rPr>
          <w:rFonts w:ascii="Verdana" w:hAnsi="Verdana"/>
          <w:sz w:val="20"/>
        </w:rPr>
        <w:br/>
      </w:r>
    </w:p>
    <w:p w14:paraId="2A8B9B81" w14:textId="77777777" w:rsidR="00896503" w:rsidRPr="00D86E02" w:rsidRDefault="00896503" w:rsidP="00D86E02">
      <w:pPr>
        <w:numPr>
          <w:ilvl w:val="0"/>
          <w:numId w:val="2"/>
        </w:numPr>
        <w:tabs>
          <w:tab w:val="num" w:pos="567"/>
        </w:tabs>
        <w:spacing w:line="288" w:lineRule="auto"/>
        <w:ind w:left="567" w:hanging="567"/>
        <w:rPr>
          <w:rFonts w:ascii="Verdana" w:hAnsi="Verdana"/>
          <w:sz w:val="20"/>
        </w:rPr>
      </w:pPr>
      <w:bookmarkStart w:id="44" w:name="OLE_LINK1"/>
      <w:bookmarkStart w:id="45" w:name="OLE_LINK2"/>
      <w:r w:rsidRPr="00D86E02">
        <w:rPr>
          <w:rFonts w:ascii="Verdana" w:hAnsi="Verdana"/>
          <w:b/>
          <w:sz w:val="20"/>
        </w:rPr>
        <w:t xml:space="preserve">Checked / </w:t>
      </w:r>
      <w:r w:rsidR="00CA2B83" w:rsidRPr="00D86E02">
        <w:rPr>
          <w:rFonts w:ascii="Verdana" w:hAnsi="Verdana"/>
          <w:b/>
          <w:sz w:val="20"/>
        </w:rPr>
        <w:t>Validated</w:t>
      </w:r>
      <w:r w:rsidRPr="00D86E02">
        <w:rPr>
          <w:rFonts w:ascii="Verdana" w:hAnsi="Verdana"/>
          <w:b/>
          <w:sz w:val="20"/>
        </w:rPr>
        <w:t xml:space="preserve">* </w:t>
      </w:r>
      <w:r w:rsidR="00CA2B83" w:rsidRPr="00D86E02">
        <w:rPr>
          <w:rFonts w:ascii="Verdana" w:hAnsi="Verdana"/>
          <w:b/>
          <w:sz w:val="20"/>
        </w:rPr>
        <w:t>by</w:t>
      </w:r>
      <w:r w:rsidR="00CA2B83" w:rsidRPr="00D86E02">
        <w:rPr>
          <w:rFonts w:ascii="Verdana" w:hAnsi="Verdana"/>
          <w:sz w:val="20"/>
        </w:rPr>
        <w:t xml:space="preserve"> :</w:t>
      </w:r>
      <w:r w:rsidRPr="00D86E02">
        <w:rPr>
          <w:rFonts w:ascii="Verdana" w:hAnsi="Verdana"/>
          <w:sz w:val="20"/>
        </w:rPr>
        <w:t xml:space="preserve"> delete one.   </w:t>
      </w:r>
    </w:p>
    <w:p w14:paraId="48D9784F" w14:textId="77777777" w:rsidR="00896503" w:rsidRPr="00D86E02" w:rsidRDefault="00896503" w:rsidP="00D86E02">
      <w:pPr>
        <w:spacing w:line="288" w:lineRule="auto"/>
        <w:rPr>
          <w:rFonts w:ascii="Verdana" w:hAnsi="Verdana"/>
          <w:b/>
          <w:sz w:val="20"/>
        </w:rPr>
      </w:pPr>
      <w:r w:rsidRPr="00D86E02">
        <w:rPr>
          <w:rFonts w:ascii="Verdana" w:hAnsi="Verdana"/>
          <w:b/>
          <w:sz w:val="20"/>
        </w:rPr>
        <w:tab/>
      </w:r>
    </w:p>
    <w:p w14:paraId="59E93D5F" w14:textId="77777777" w:rsidR="00896503" w:rsidRPr="00D86E02" w:rsidRDefault="00896503" w:rsidP="00D86E02">
      <w:pPr>
        <w:spacing w:line="288" w:lineRule="auto"/>
        <w:ind w:left="567"/>
        <w:rPr>
          <w:rFonts w:ascii="Verdana" w:hAnsi="Verdana"/>
          <w:sz w:val="20"/>
        </w:rPr>
      </w:pPr>
      <w:r w:rsidRPr="00D86E02">
        <w:rPr>
          <w:rFonts w:ascii="Verdana" w:hAnsi="Verdana"/>
          <w:b/>
          <w:sz w:val="20"/>
        </w:rPr>
        <w:t xml:space="preserve">Checked by </w:t>
      </w:r>
      <w:r w:rsidRPr="00D86E02">
        <w:rPr>
          <w:rFonts w:ascii="Verdana" w:hAnsi="Verdana"/>
          <w:sz w:val="20"/>
        </w:rPr>
        <w:t xml:space="preserve">: </w:t>
      </w:r>
      <w:r w:rsidR="00CA2B83" w:rsidRPr="00D86E02">
        <w:rPr>
          <w:rFonts w:ascii="Verdana" w:hAnsi="Verdana"/>
          <w:sz w:val="20"/>
        </w:rPr>
        <w:t xml:space="preserve"> Insert the name and signature of someone in a position to </w:t>
      </w:r>
      <w:r w:rsidRPr="00D86E02">
        <w:rPr>
          <w:rFonts w:ascii="Verdana" w:hAnsi="Verdana"/>
          <w:sz w:val="20"/>
        </w:rPr>
        <w:t>check</w:t>
      </w:r>
      <w:r w:rsidR="00CA2B83" w:rsidRPr="00D86E02">
        <w:rPr>
          <w:rFonts w:ascii="Verdana" w:hAnsi="Verdana"/>
          <w:sz w:val="20"/>
        </w:rPr>
        <w:t xml:space="preserve"> that the assessment has </w:t>
      </w:r>
      <w:r w:rsidRPr="00D86E02">
        <w:rPr>
          <w:rFonts w:ascii="Verdana" w:hAnsi="Verdana"/>
          <w:sz w:val="20"/>
        </w:rPr>
        <w:t>been carried out by a competent person who can identify hazards and assess risk, and that the control measures are reasonable and in place.</w:t>
      </w:r>
      <w:r w:rsidR="00CA2B83" w:rsidRPr="00D86E02">
        <w:rPr>
          <w:rFonts w:ascii="Verdana" w:hAnsi="Verdana"/>
          <w:sz w:val="20"/>
        </w:rPr>
        <w:t xml:space="preserve">  </w:t>
      </w:r>
      <w:r w:rsidRPr="00D86E02">
        <w:rPr>
          <w:rFonts w:ascii="Verdana" w:hAnsi="Verdana"/>
          <w:sz w:val="20"/>
        </w:rPr>
        <w:t xml:space="preserve"> The checker </w:t>
      </w:r>
      <w:r w:rsidR="00CA2B83" w:rsidRPr="00D86E02">
        <w:rPr>
          <w:rFonts w:ascii="Verdana" w:hAnsi="Verdana"/>
          <w:sz w:val="20"/>
        </w:rPr>
        <w:t>will normally be a line manager, supervisor, principal investigator, etc.</w:t>
      </w:r>
      <w:r w:rsidRPr="00D86E02">
        <w:rPr>
          <w:rFonts w:ascii="Verdana" w:hAnsi="Verdana"/>
          <w:sz w:val="20"/>
        </w:rPr>
        <w:t xml:space="preserve">  Checking will be appropriate for most risk assessments. </w:t>
      </w:r>
    </w:p>
    <w:p w14:paraId="63E45B13" w14:textId="77777777" w:rsidR="00896503" w:rsidRPr="00D86E02" w:rsidRDefault="00896503" w:rsidP="00D86E02">
      <w:pPr>
        <w:spacing w:line="288" w:lineRule="auto"/>
        <w:ind w:left="567"/>
        <w:rPr>
          <w:rFonts w:ascii="Verdana" w:hAnsi="Verdana"/>
          <w:sz w:val="20"/>
        </w:rPr>
      </w:pPr>
    </w:p>
    <w:p w14:paraId="4A86C184" w14:textId="77777777" w:rsidR="00CA2B83" w:rsidRPr="00D86E02" w:rsidRDefault="00896503" w:rsidP="00D86E02">
      <w:pPr>
        <w:spacing w:line="288" w:lineRule="auto"/>
        <w:ind w:left="567"/>
        <w:rPr>
          <w:rFonts w:ascii="Verdana" w:hAnsi="Verdana"/>
          <w:sz w:val="20"/>
        </w:rPr>
      </w:pPr>
      <w:r w:rsidRPr="00D86E02">
        <w:rPr>
          <w:rFonts w:ascii="Verdana" w:hAnsi="Verdana"/>
          <w:b/>
          <w:sz w:val="20"/>
        </w:rPr>
        <w:t xml:space="preserve">Validated by </w:t>
      </w:r>
      <w:r w:rsidRPr="00D86E02">
        <w:rPr>
          <w:rFonts w:ascii="Verdana" w:hAnsi="Verdana"/>
          <w:sz w:val="20"/>
        </w:rPr>
        <w:t xml:space="preserve">: Use this for higher risk scenarios, </w:t>
      </w:r>
      <w:proofErr w:type="spellStart"/>
      <w:r w:rsidRPr="00D86E02">
        <w:rPr>
          <w:rFonts w:ascii="Verdana" w:hAnsi="Verdana"/>
          <w:sz w:val="20"/>
        </w:rPr>
        <w:t>eg</w:t>
      </w:r>
      <w:proofErr w:type="spellEnd"/>
      <w:r w:rsidRPr="00D86E02">
        <w:rPr>
          <w:rFonts w:ascii="Verdana" w:hAnsi="Verdana"/>
          <w:sz w:val="20"/>
        </w:rPr>
        <w:t xml:space="preserve"> where complex calculations have to be validated by another “independent” person who is competent to do so, or where the control measure is a strict permit-to-work procedure requiring thorough preparation of a workplace.  The validator should also have attended the University’s risk assessment course or equivalent, and will probably be a chartered engineer or professional with expertise in the task being considered.  Examples of where validation is required include designs for pressure vessels, load-bearing equipment, lifting equipment carrying personnel or items over populated areas, and similar situations.</w:t>
      </w:r>
      <w:r w:rsidR="000A486F" w:rsidRPr="00D86E02">
        <w:rPr>
          <w:rFonts w:ascii="Verdana" w:hAnsi="Verdana"/>
          <w:sz w:val="20"/>
        </w:rPr>
        <w:br/>
      </w:r>
    </w:p>
    <w:bookmarkEnd w:id="44"/>
    <w:bookmarkEnd w:id="45"/>
    <w:p w14:paraId="2EBAC816" w14:textId="77777777" w:rsidR="00CA2B83" w:rsidRPr="00D86E02" w:rsidRDefault="001D75FC" w:rsidP="00D86E02">
      <w:pPr>
        <w:numPr>
          <w:ilvl w:val="0"/>
          <w:numId w:val="2"/>
        </w:numPr>
        <w:tabs>
          <w:tab w:val="num" w:pos="567"/>
        </w:tabs>
        <w:spacing w:line="288" w:lineRule="auto"/>
        <w:ind w:left="567" w:hanging="567"/>
        <w:rPr>
          <w:rFonts w:ascii="Verdana" w:hAnsi="Verdana"/>
          <w:sz w:val="20"/>
        </w:rPr>
      </w:pPr>
      <w:r w:rsidRPr="00D86E02">
        <w:rPr>
          <w:rFonts w:ascii="Verdana" w:hAnsi="Verdana"/>
          <w:b/>
          <w:sz w:val="20"/>
        </w:rPr>
        <w:t>Location</w:t>
      </w:r>
      <w:r w:rsidRPr="00D86E02">
        <w:rPr>
          <w:rFonts w:ascii="Verdana" w:hAnsi="Verdana"/>
          <w:sz w:val="20"/>
        </w:rPr>
        <w:t xml:space="preserve"> : insert details of the exact location, </w:t>
      </w:r>
      <w:proofErr w:type="spellStart"/>
      <w:r w:rsidRPr="00D86E02">
        <w:rPr>
          <w:rFonts w:ascii="Verdana" w:hAnsi="Verdana"/>
          <w:sz w:val="20"/>
        </w:rPr>
        <w:t>ie</w:t>
      </w:r>
      <w:proofErr w:type="spellEnd"/>
      <w:r w:rsidRPr="00D86E02">
        <w:rPr>
          <w:rFonts w:ascii="Verdana" w:hAnsi="Verdana"/>
          <w:sz w:val="20"/>
        </w:rPr>
        <w:t xml:space="preserve"> building, floor, room or laboratory etc</w:t>
      </w:r>
      <w:r w:rsidR="00D86E02">
        <w:rPr>
          <w:rFonts w:ascii="Verdana" w:hAnsi="Verdana"/>
          <w:sz w:val="20"/>
        </w:rPr>
        <w:t>.</w:t>
      </w:r>
      <w:r w:rsidR="00EE1B26">
        <w:rPr>
          <w:rFonts w:ascii="Verdana" w:hAnsi="Verdana"/>
          <w:sz w:val="20"/>
        </w:rPr>
        <w:t xml:space="preserve"> that the assessment covers</w:t>
      </w:r>
      <w:r w:rsidR="00D86E02">
        <w:rPr>
          <w:rFonts w:ascii="Verdana" w:hAnsi="Verdana"/>
          <w:sz w:val="20"/>
        </w:rPr>
        <w:t xml:space="preserve">  If off-campus, provide information about expected location(s) or attach itinerary. </w:t>
      </w:r>
      <w:r w:rsidR="000A486F" w:rsidRPr="00D86E02">
        <w:rPr>
          <w:rFonts w:ascii="Verdana" w:hAnsi="Verdana"/>
          <w:sz w:val="20"/>
        </w:rPr>
        <w:br/>
      </w:r>
    </w:p>
    <w:p w14:paraId="4E9AB362" w14:textId="77777777" w:rsidR="001D75FC" w:rsidRPr="00D86E02" w:rsidRDefault="001D75FC" w:rsidP="00D86E02">
      <w:pPr>
        <w:numPr>
          <w:ilvl w:val="0"/>
          <w:numId w:val="2"/>
        </w:numPr>
        <w:tabs>
          <w:tab w:val="num" w:pos="567"/>
        </w:tabs>
        <w:spacing w:line="288" w:lineRule="auto"/>
        <w:ind w:left="567" w:hanging="567"/>
        <w:rPr>
          <w:rFonts w:ascii="Verdana" w:hAnsi="Verdana"/>
          <w:sz w:val="20"/>
        </w:rPr>
      </w:pPr>
      <w:r w:rsidRPr="00D86E02">
        <w:rPr>
          <w:rFonts w:ascii="Verdana" w:hAnsi="Verdana"/>
          <w:b/>
          <w:sz w:val="20"/>
        </w:rPr>
        <w:t>Assessment ref no</w:t>
      </w:r>
      <w:r w:rsidRPr="00D86E02">
        <w:rPr>
          <w:rFonts w:ascii="Verdana" w:hAnsi="Verdana"/>
          <w:sz w:val="20"/>
        </w:rPr>
        <w:t xml:space="preserve"> : use this to insert any local tracking references used by the school or administrative directorate</w:t>
      </w:r>
      <w:r w:rsidR="00D86E02">
        <w:rPr>
          <w:rFonts w:ascii="Verdana" w:hAnsi="Verdana"/>
          <w:sz w:val="20"/>
        </w:rPr>
        <w:t>.</w:t>
      </w:r>
      <w:r w:rsidR="000A486F" w:rsidRPr="00D86E02">
        <w:rPr>
          <w:rFonts w:ascii="Verdana" w:hAnsi="Verdana"/>
          <w:sz w:val="20"/>
        </w:rPr>
        <w:br/>
      </w:r>
    </w:p>
    <w:p w14:paraId="1FE083B4" w14:textId="77777777" w:rsidR="00965EEB" w:rsidRPr="0053574B" w:rsidRDefault="001D75FC" w:rsidP="00D86E02">
      <w:pPr>
        <w:numPr>
          <w:ilvl w:val="0"/>
          <w:numId w:val="2"/>
        </w:numPr>
        <w:tabs>
          <w:tab w:val="num" w:pos="567"/>
        </w:tabs>
        <w:spacing w:line="288" w:lineRule="auto"/>
        <w:ind w:left="567" w:hanging="567"/>
        <w:rPr>
          <w:rFonts w:ascii="Verdana" w:hAnsi="Verdana"/>
          <w:b/>
          <w:sz w:val="20"/>
        </w:rPr>
      </w:pPr>
      <w:r w:rsidRPr="00D86E02">
        <w:rPr>
          <w:rFonts w:ascii="Verdana" w:hAnsi="Verdana"/>
          <w:b/>
          <w:sz w:val="20"/>
        </w:rPr>
        <w:t>Review date</w:t>
      </w:r>
      <w:r w:rsidRPr="00D86E02">
        <w:rPr>
          <w:rFonts w:ascii="Verdana" w:hAnsi="Verdana"/>
          <w:sz w:val="20"/>
        </w:rPr>
        <w:t xml:space="preserve"> : insert details of when the assessment will be reviewed as a matter of routine.  This </w:t>
      </w:r>
      <w:r w:rsidR="00EE1B26">
        <w:rPr>
          <w:rFonts w:ascii="Verdana" w:hAnsi="Verdana"/>
          <w:sz w:val="20"/>
        </w:rPr>
        <w:t xml:space="preserve">will usually </w:t>
      </w:r>
      <w:r w:rsidRPr="00D86E02">
        <w:rPr>
          <w:rFonts w:ascii="Verdana" w:hAnsi="Verdana"/>
          <w:sz w:val="20"/>
        </w:rPr>
        <w:t xml:space="preserve">be in 1 </w:t>
      </w:r>
      <w:proofErr w:type="spellStart"/>
      <w:r w:rsidRPr="00D86E02">
        <w:rPr>
          <w:rFonts w:ascii="Verdana" w:hAnsi="Verdana"/>
          <w:sz w:val="20"/>
        </w:rPr>
        <w:t>year’s time</w:t>
      </w:r>
      <w:proofErr w:type="spellEnd"/>
      <w:r w:rsidRPr="00D86E02">
        <w:rPr>
          <w:rFonts w:ascii="Verdana" w:hAnsi="Verdana"/>
          <w:sz w:val="20"/>
        </w:rPr>
        <w:t xml:space="preserve">, at the end of a short programme of work, or longer period if risks are known to be stable.  Note that any assessment </w:t>
      </w:r>
      <w:r w:rsidRPr="0053574B">
        <w:rPr>
          <w:rFonts w:ascii="Verdana" w:hAnsi="Verdana"/>
          <w:b/>
          <w:sz w:val="20"/>
        </w:rPr>
        <w:t xml:space="preserve">must be reviewed if there are any significant changes – to the work activity, the vicinity, </w:t>
      </w:r>
      <w:r w:rsidR="000A501D" w:rsidRPr="0053574B">
        <w:rPr>
          <w:rFonts w:ascii="Verdana" w:hAnsi="Verdana"/>
          <w:b/>
          <w:sz w:val="20"/>
        </w:rPr>
        <w:t>the people exposed to the risk, et</w:t>
      </w:r>
      <w:r w:rsidRPr="0053574B">
        <w:rPr>
          <w:rFonts w:ascii="Verdana" w:hAnsi="Verdana"/>
          <w:b/>
          <w:sz w:val="20"/>
        </w:rPr>
        <w:t>c</w:t>
      </w:r>
    </w:p>
    <w:p w14:paraId="032966B6" w14:textId="77777777" w:rsidR="00484F1E" w:rsidRPr="0053574B" w:rsidRDefault="00484F1E" w:rsidP="0053574B">
      <w:pPr>
        <w:spacing w:line="288" w:lineRule="auto"/>
        <w:ind w:left="567"/>
        <w:rPr>
          <w:rFonts w:ascii="Verdana" w:hAnsi="Verdana"/>
          <w:sz w:val="20"/>
        </w:rPr>
      </w:pPr>
    </w:p>
    <w:p w14:paraId="6656112F" w14:textId="77777777" w:rsidR="001D75FC" w:rsidRPr="00D86E02" w:rsidRDefault="001D75FC" w:rsidP="00D86E02">
      <w:pPr>
        <w:numPr>
          <w:ilvl w:val="0"/>
          <w:numId w:val="2"/>
        </w:numPr>
        <w:tabs>
          <w:tab w:val="num" w:pos="567"/>
        </w:tabs>
        <w:spacing w:line="288" w:lineRule="auto"/>
        <w:ind w:left="567" w:hanging="567"/>
        <w:rPr>
          <w:rFonts w:ascii="Verdana" w:hAnsi="Verdana"/>
          <w:sz w:val="20"/>
        </w:rPr>
      </w:pPr>
      <w:r w:rsidRPr="00D86E02">
        <w:rPr>
          <w:rFonts w:ascii="Verdana" w:hAnsi="Verdana"/>
          <w:b/>
          <w:sz w:val="20"/>
        </w:rPr>
        <w:lastRenderedPageBreak/>
        <w:t>Task / premises</w:t>
      </w:r>
      <w:r w:rsidRPr="00D86E02">
        <w:rPr>
          <w:rFonts w:ascii="Verdana" w:hAnsi="Verdana"/>
          <w:sz w:val="20"/>
        </w:rPr>
        <w:t xml:space="preserve"> : insert </w:t>
      </w:r>
      <w:r w:rsidR="00EE1B26">
        <w:rPr>
          <w:rFonts w:ascii="Verdana" w:hAnsi="Verdana"/>
          <w:sz w:val="20"/>
        </w:rPr>
        <w:t xml:space="preserve">the </w:t>
      </w:r>
      <w:r w:rsidR="002E672C">
        <w:rPr>
          <w:rFonts w:ascii="Verdana" w:hAnsi="Verdana"/>
          <w:sz w:val="20"/>
        </w:rPr>
        <w:t xml:space="preserve">scope </w:t>
      </w:r>
      <w:r w:rsidR="000113D7" w:rsidRPr="00D86E02">
        <w:rPr>
          <w:rFonts w:ascii="Verdana" w:hAnsi="Verdana"/>
          <w:sz w:val="20"/>
        </w:rPr>
        <w:t>of the</w:t>
      </w:r>
      <w:r w:rsidR="00EE1B26">
        <w:rPr>
          <w:rFonts w:ascii="Verdana" w:hAnsi="Verdana"/>
          <w:sz w:val="20"/>
        </w:rPr>
        <w:t xml:space="preserve"> risk assessment, what it covers and where appropriate</w:t>
      </w:r>
      <w:r w:rsidR="00965EEB">
        <w:rPr>
          <w:rFonts w:ascii="Verdana" w:hAnsi="Verdana"/>
          <w:sz w:val="20"/>
        </w:rPr>
        <w:t>,</w:t>
      </w:r>
      <w:r w:rsidR="00EE1B26">
        <w:rPr>
          <w:rFonts w:ascii="Verdana" w:hAnsi="Verdana"/>
          <w:sz w:val="20"/>
        </w:rPr>
        <w:t xml:space="preserve"> what it doesn’t cover. Include a brief summary of the</w:t>
      </w:r>
      <w:r w:rsidR="000113D7" w:rsidRPr="00D86E02">
        <w:rPr>
          <w:rFonts w:ascii="Verdana" w:hAnsi="Verdana"/>
          <w:sz w:val="20"/>
        </w:rPr>
        <w:t xml:space="preserve"> task</w:t>
      </w:r>
      <w:r w:rsidR="00EE1B26">
        <w:rPr>
          <w:rFonts w:ascii="Verdana" w:hAnsi="Verdana"/>
          <w:sz w:val="20"/>
        </w:rPr>
        <w:t>/activity/process</w:t>
      </w:r>
      <w:r w:rsidR="002E672C">
        <w:rPr>
          <w:rFonts w:ascii="Verdana" w:hAnsi="Verdana"/>
          <w:sz w:val="20"/>
        </w:rPr>
        <w:t xml:space="preserve"> being assessed</w:t>
      </w:r>
      <w:r w:rsidR="000113D7" w:rsidRPr="00D86E02">
        <w:rPr>
          <w:rFonts w:ascii="Verdana" w:hAnsi="Verdana"/>
          <w:sz w:val="20"/>
        </w:rPr>
        <w:t xml:space="preserve">, </w:t>
      </w:r>
      <w:proofErr w:type="spellStart"/>
      <w:r w:rsidR="000113D7" w:rsidRPr="00D86E02">
        <w:rPr>
          <w:rFonts w:ascii="Verdana" w:hAnsi="Verdana"/>
          <w:sz w:val="20"/>
        </w:rPr>
        <w:t>eg</w:t>
      </w:r>
      <w:proofErr w:type="spellEnd"/>
      <w:r w:rsidR="000113D7" w:rsidRPr="00D86E02">
        <w:rPr>
          <w:rFonts w:ascii="Verdana" w:hAnsi="Verdana"/>
          <w:sz w:val="20"/>
        </w:rPr>
        <w:t xml:space="preserve"> typical office activities such as filing, DSE work, lifting and moving small objects, use of misc</w:t>
      </w:r>
      <w:r w:rsidR="002E672C">
        <w:rPr>
          <w:rFonts w:ascii="Verdana" w:hAnsi="Verdana"/>
          <w:sz w:val="20"/>
        </w:rPr>
        <w:t>ellaneous</w:t>
      </w:r>
      <w:r w:rsidR="000113D7" w:rsidRPr="00D86E02">
        <w:rPr>
          <w:rFonts w:ascii="Verdana" w:hAnsi="Verdana"/>
          <w:sz w:val="20"/>
        </w:rPr>
        <w:t xml:space="preserve"> electrical equipment.  Or, research project [title] involving the use of typical laboratory hardware, including fume cupboards,  hot plates, ovens, analysis equipment, flammable solvents, etc.</w:t>
      </w:r>
      <w:r w:rsidR="002E672C">
        <w:rPr>
          <w:rFonts w:ascii="Verdana" w:hAnsi="Verdana"/>
          <w:sz w:val="20"/>
        </w:rPr>
        <w:t xml:space="preserve"> </w:t>
      </w:r>
      <w:r w:rsidR="00965EEB">
        <w:rPr>
          <w:rFonts w:ascii="Verdana" w:hAnsi="Verdana"/>
          <w:sz w:val="20"/>
        </w:rPr>
        <w:t>NB</w:t>
      </w:r>
      <w:r w:rsidR="002E672C">
        <w:rPr>
          <w:rFonts w:ascii="Verdana" w:hAnsi="Verdana"/>
          <w:sz w:val="20"/>
        </w:rPr>
        <w:t xml:space="preserve"> </w:t>
      </w:r>
      <w:r w:rsidR="00965EEB">
        <w:rPr>
          <w:rFonts w:ascii="Verdana" w:hAnsi="Verdana"/>
          <w:sz w:val="20"/>
        </w:rPr>
        <w:t xml:space="preserve">ensure </w:t>
      </w:r>
      <w:r w:rsidR="00804A37">
        <w:rPr>
          <w:rFonts w:ascii="Verdana" w:hAnsi="Verdana"/>
          <w:sz w:val="20"/>
        </w:rPr>
        <w:t>all</w:t>
      </w:r>
      <w:r w:rsidR="00EE1B26">
        <w:rPr>
          <w:rFonts w:ascii="Verdana" w:hAnsi="Verdana"/>
          <w:sz w:val="20"/>
        </w:rPr>
        <w:t xml:space="preserve"> the</w:t>
      </w:r>
      <w:r w:rsidR="00804A37">
        <w:rPr>
          <w:rFonts w:ascii="Verdana" w:hAnsi="Verdana"/>
          <w:sz w:val="20"/>
        </w:rPr>
        <w:t xml:space="preserve"> activities associated with the task are included </w:t>
      </w:r>
      <w:proofErr w:type="spellStart"/>
      <w:r w:rsidR="00804A37">
        <w:rPr>
          <w:rFonts w:ascii="Verdana" w:hAnsi="Verdana"/>
          <w:sz w:val="20"/>
        </w:rPr>
        <w:t>eg</w:t>
      </w:r>
      <w:proofErr w:type="spellEnd"/>
      <w:r w:rsidR="00804A37">
        <w:rPr>
          <w:rFonts w:ascii="Verdana" w:hAnsi="Verdana"/>
          <w:sz w:val="20"/>
        </w:rPr>
        <w:t xml:space="preserve"> </w:t>
      </w:r>
      <w:r w:rsidR="002E672C">
        <w:rPr>
          <w:rFonts w:ascii="Verdana" w:hAnsi="Verdana"/>
          <w:sz w:val="20"/>
        </w:rPr>
        <w:t>preparation steps</w:t>
      </w:r>
      <w:r w:rsidR="00804A37">
        <w:rPr>
          <w:rFonts w:ascii="Verdana" w:hAnsi="Verdana"/>
          <w:sz w:val="20"/>
        </w:rPr>
        <w:t>, maintenance tasks and waste disposal</w:t>
      </w:r>
      <w:r w:rsidR="00EE1B26">
        <w:rPr>
          <w:rFonts w:ascii="Verdana" w:hAnsi="Verdana"/>
          <w:sz w:val="20"/>
        </w:rPr>
        <w:t>/clean up activity</w:t>
      </w:r>
      <w:r w:rsidR="00804A37">
        <w:rPr>
          <w:rFonts w:ascii="Verdana" w:hAnsi="Verdana"/>
          <w:sz w:val="20"/>
        </w:rPr>
        <w:t>.</w:t>
      </w:r>
      <w:r w:rsidR="000A486F" w:rsidRPr="00D86E02">
        <w:rPr>
          <w:rFonts w:ascii="Verdana" w:hAnsi="Verdana"/>
          <w:sz w:val="20"/>
        </w:rPr>
        <w:br/>
      </w:r>
    </w:p>
    <w:p w14:paraId="0EDE1358" w14:textId="77777777" w:rsidR="000113D7" w:rsidRPr="00D86E02" w:rsidRDefault="000113D7" w:rsidP="00D86E02">
      <w:pPr>
        <w:numPr>
          <w:ilvl w:val="0"/>
          <w:numId w:val="2"/>
        </w:numPr>
        <w:tabs>
          <w:tab w:val="num" w:pos="567"/>
        </w:tabs>
        <w:spacing w:line="288" w:lineRule="auto"/>
        <w:ind w:left="567" w:hanging="567"/>
        <w:rPr>
          <w:rFonts w:ascii="Verdana" w:hAnsi="Verdana"/>
          <w:sz w:val="20"/>
        </w:rPr>
      </w:pPr>
      <w:r w:rsidRPr="00D86E02">
        <w:rPr>
          <w:rFonts w:ascii="Verdana" w:hAnsi="Verdana"/>
          <w:b/>
          <w:sz w:val="20"/>
        </w:rPr>
        <w:t>Activity</w:t>
      </w:r>
      <w:r w:rsidRPr="00D86E02">
        <w:rPr>
          <w:rFonts w:ascii="Verdana" w:hAnsi="Verdana"/>
          <w:sz w:val="20"/>
        </w:rPr>
        <w:t xml:space="preserve"> : use the column to describe each separate activity covered by the assessment.  The number of rows is unlimited, although how many are used for one assessment will depend on how the task / premises is sub-divided.   For laboratory work, activities in one particular lab or for one p</w:t>
      </w:r>
      <w:r w:rsidR="00D86E02">
        <w:rPr>
          <w:rFonts w:ascii="Verdana" w:hAnsi="Verdana"/>
          <w:sz w:val="20"/>
        </w:rPr>
        <w:t>articular project might include:</w:t>
      </w:r>
      <w:r w:rsidRPr="00D86E02">
        <w:rPr>
          <w:rFonts w:ascii="Verdana" w:hAnsi="Verdana"/>
          <w:sz w:val="20"/>
        </w:rPr>
        <w:t xml:space="preserve"> use of gas cylinders, use of fume cupboard, use of computer or other electrical equipment, use of lab ovens, hot plates or heaters, use of substances hazardous to health, etc</w:t>
      </w:r>
      <w:r w:rsidR="000A486F" w:rsidRPr="00D86E02">
        <w:rPr>
          <w:rFonts w:ascii="Verdana" w:hAnsi="Verdana"/>
          <w:sz w:val="20"/>
        </w:rPr>
        <w:br/>
      </w:r>
    </w:p>
    <w:p w14:paraId="7898C439" w14:textId="77777777" w:rsidR="000A486F" w:rsidRPr="00D86E02" w:rsidRDefault="000113D7" w:rsidP="00D86E02">
      <w:pPr>
        <w:numPr>
          <w:ilvl w:val="0"/>
          <w:numId w:val="2"/>
        </w:numPr>
        <w:tabs>
          <w:tab w:val="num" w:pos="567"/>
        </w:tabs>
        <w:spacing w:line="288" w:lineRule="auto"/>
        <w:ind w:left="567" w:hanging="567"/>
        <w:rPr>
          <w:rFonts w:ascii="Verdana" w:hAnsi="Verdana"/>
          <w:sz w:val="20"/>
        </w:rPr>
      </w:pPr>
      <w:r w:rsidRPr="00D86E02">
        <w:rPr>
          <w:rFonts w:ascii="Verdana" w:hAnsi="Verdana"/>
          <w:b/>
          <w:sz w:val="20"/>
        </w:rPr>
        <w:t>Hazard</w:t>
      </w:r>
      <w:r w:rsidRPr="00D86E02">
        <w:rPr>
          <w:rFonts w:ascii="Verdana" w:hAnsi="Verdana"/>
          <w:sz w:val="20"/>
        </w:rPr>
        <w:t xml:space="preserve"> : for each activity,</w:t>
      </w:r>
      <w:r w:rsidR="00EE1B26">
        <w:rPr>
          <w:rFonts w:ascii="Verdana" w:hAnsi="Verdana"/>
          <w:sz w:val="20"/>
        </w:rPr>
        <w:t xml:space="preserve"> think about and</w:t>
      </w:r>
      <w:r w:rsidRPr="00D86E02">
        <w:rPr>
          <w:rFonts w:ascii="Verdana" w:hAnsi="Verdana"/>
          <w:sz w:val="20"/>
        </w:rPr>
        <w:t xml:space="preserve"> list the hazards</w:t>
      </w:r>
      <w:r w:rsidR="00EE1B26">
        <w:rPr>
          <w:rFonts w:ascii="Verdana" w:hAnsi="Verdana"/>
          <w:sz w:val="20"/>
        </w:rPr>
        <w:t xml:space="preserve"> that may cause harm as a result of the specific work you intend to do</w:t>
      </w:r>
      <w:r w:rsidR="006662D4" w:rsidRPr="00D86E02">
        <w:rPr>
          <w:rFonts w:ascii="Verdana" w:hAnsi="Verdana"/>
          <w:sz w:val="20"/>
        </w:rPr>
        <w:t>.</w:t>
      </w:r>
      <w:r w:rsidRPr="00D86E02">
        <w:rPr>
          <w:rFonts w:ascii="Verdana" w:hAnsi="Verdana"/>
          <w:sz w:val="20"/>
        </w:rPr>
        <w:t xml:space="preserve">  Remember to </w:t>
      </w:r>
      <w:r w:rsidR="00EE1B26">
        <w:rPr>
          <w:rFonts w:ascii="Verdana" w:hAnsi="Verdana"/>
          <w:sz w:val="20"/>
        </w:rPr>
        <w:t>consider</w:t>
      </w:r>
      <w:r w:rsidRPr="00D86E02">
        <w:rPr>
          <w:rFonts w:ascii="Verdana" w:hAnsi="Verdana"/>
          <w:sz w:val="20"/>
        </w:rPr>
        <w:t xml:space="preserve"> hazards that</w:t>
      </w:r>
      <w:r w:rsidR="000A501D" w:rsidRPr="00D86E02">
        <w:rPr>
          <w:rFonts w:ascii="Verdana" w:hAnsi="Verdana"/>
          <w:sz w:val="20"/>
        </w:rPr>
        <w:t xml:space="preserve"> are not immediately obvious.  For example, </w:t>
      </w:r>
      <w:r w:rsidRPr="00D86E02">
        <w:rPr>
          <w:rFonts w:ascii="Verdana" w:hAnsi="Verdana"/>
          <w:sz w:val="20"/>
        </w:rPr>
        <w:t xml:space="preserve">use of a lathe will require identification of the machine hazards, but also identification of hazards associated with the use of cutting oils (dermatitis), poor lighting, slipping on oil leaks, </w:t>
      </w:r>
      <w:r w:rsidR="00D86E02">
        <w:rPr>
          <w:rFonts w:ascii="Verdana" w:hAnsi="Verdana"/>
          <w:sz w:val="20"/>
        </w:rPr>
        <w:t xml:space="preserve">repetitive actions, </w:t>
      </w:r>
      <w:r w:rsidRPr="00D86E02">
        <w:rPr>
          <w:rFonts w:ascii="Verdana" w:hAnsi="Verdana"/>
          <w:sz w:val="20"/>
        </w:rPr>
        <w:t>etc.   The same activity might well have several hazards associated with it.</w:t>
      </w:r>
      <w:r w:rsidR="00856A77" w:rsidRPr="00D86E02">
        <w:rPr>
          <w:rFonts w:ascii="Verdana" w:hAnsi="Verdana"/>
          <w:sz w:val="20"/>
        </w:rPr>
        <w:t xml:space="preserve"> </w:t>
      </w:r>
      <w:r w:rsidR="00EE1B26">
        <w:rPr>
          <w:rFonts w:ascii="Verdana" w:hAnsi="Verdana"/>
          <w:sz w:val="20"/>
        </w:rPr>
        <w:br/>
      </w:r>
      <w:r w:rsidR="00EE1B26">
        <w:rPr>
          <w:rFonts w:ascii="Verdana" w:hAnsi="Verdana"/>
          <w:sz w:val="20"/>
        </w:rPr>
        <w:br/>
      </w:r>
      <w:r w:rsidR="00BD53AC" w:rsidRPr="00D86E02">
        <w:rPr>
          <w:rFonts w:ascii="Verdana" w:hAnsi="Verdana"/>
          <w:sz w:val="20"/>
        </w:rPr>
        <w:t>Assessment of simple chemical risks (</w:t>
      </w:r>
      <w:proofErr w:type="spellStart"/>
      <w:r w:rsidR="00BD53AC" w:rsidRPr="00D86E02">
        <w:rPr>
          <w:rFonts w:ascii="Verdana" w:hAnsi="Verdana"/>
          <w:sz w:val="20"/>
        </w:rPr>
        <w:t>eg</w:t>
      </w:r>
      <w:proofErr w:type="spellEnd"/>
      <w:r w:rsidR="00BD53AC" w:rsidRPr="00D86E02">
        <w:rPr>
          <w:rFonts w:ascii="Verdana" w:hAnsi="Verdana"/>
          <w:sz w:val="20"/>
        </w:rPr>
        <w:t xml:space="preserve"> use of cleaning chemicals in accordance with the instructions on the bottle) may be recorded here.  More complex C</w:t>
      </w:r>
      <w:r w:rsidR="00804A37">
        <w:rPr>
          <w:rFonts w:ascii="Verdana" w:hAnsi="Verdana"/>
          <w:sz w:val="20"/>
        </w:rPr>
        <w:t>hemical risk</w:t>
      </w:r>
      <w:r w:rsidR="00BD53AC" w:rsidRPr="00D86E02">
        <w:rPr>
          <w:rFonts w:ascii="Verdana" w:hAnsi="Verdana"/>
          <w:sz w:val="20"/>
        </w:rPr>
        <w:t xml:space="preserve"> assessments </w:t>
      </w:r>
      <w:proofErr w:type="spellStart"/>
      <w:r w:rsidR="00BD53AC" w:rsidRPr="00D86E02">
        <w:rPr>
          <w:rFonts w:ascii="Verdana" w:hAnsi="Verdana"/>
          <w:sz w:val="20"/>
        </w:rPr>
        <w:t>eg</w:t>
      </w:r>
      <w:proofErr w:type="spellEnd"/>
      <w:r w:rsidR="00BD53AC" w:rsidRPr="00D86E02">
        <w:rPr>
          <w:rFonts w:ascii="Verdana" w:hAnsi="Verdana"/>
          <w:sz w:val="20"/>
        </w:rPr>
        <w:t xml:space="preserve"> for laboratory processes, </w:t>
      </w:r>
      <w:r w:rsidR="00804A37">
        <w:rPr>
          <w:rFonts w:ascii="Verdana" w:hAnsi="Verdana"/>
          <w:sz w:val="20"/>
        </w:rPr>
        <w:t>can</w:t>
      </w:r>
      <w:r w:rsidR="00804A37" w:rsidRPr="00D86E02">
        <w:rPr>
          <w:rFonts w:ascii="Verdana" w:hAnsi="Verdana"/>
          <w:sz w:val="20"/>
        </w:rPr>
        <w:t xml:space="preserve"> </w:t>
      </w:r>
      <w:r w:rsidR="00BD53AC" w:rsidRPr="00D86E02">
        <w:rPr>
          <w:rFonts w:ascii="Verdana" w:hAnsi="Verdana"/>
          <w:sz w:val="20"/>
        </w:rPr>
        <w:t xml:space="preserve">be recorded on </w:t>
      </w:r>
      <w:r w:rsidR="00804A37">
        <w:rPr>
          <w:rFonts w:ascii="Verdana" w:hAnsi="Verdana"/>
          <w:sz w:val="20"/>
        </w:rPr>
        <w:t xml:space="preserve">a </w:t>
      </w:r>
      <w:r w:rsidR="00BD53AC" w:rsidRPr="00D86E02">
        <w:rPr>
          <w:rFonts w:ascii="Verdana" w:hAnsi="Verdana"/>
          <w:sz w:val="20"/>
        </w:rPr>
        <w:t>specific C</w:t>
      </w:r>
      <w:r w:rsidR="00804A37">
        <w:rPr>
          <w:rFonts w:ascii="Verdana" w:hAnsi="Verdana"/>
          <w:sz w:val="20"/>
        </w:rPr>
        <w:t xml:space="preserve">OSHH / Chemical risk </w:t>
      </w:r>
      <w:r w:rsidR="00EE1B26">
        <w:rPr>
          <w:rFonts w:ascii="Verdana" w:hAnsi="Verdana"/>
          <w:sz w:val="20"/>
        </w:rPr>
        <w:t>assessment</w:t>
      </w:r>
      <w:r w:rsidR="00BD53AC" w:rsidRPr="00D86E02">
        <w:rPr>
          <w:rFonts w:ascii="Verdana" w:hAnsi="Verdana"/>
          <w:sz w:val="20"/>
        </w:rPr>
        <w:t xml:space="preserve"> form.</w:t>
      </w:r>
      <w:r w:rsidR="006662D4" w:rsidRPr="00D86E02">
        <w:rPr>
          <w:rFonts w:ascii="Verdana" w:hAnsi="Verdana"/>
          <w:sz w:val="20"/>
        </w:rPr>
        <w:t xml:space="preserve">   </w:t>
      </w:r>
    </w:p>
    <w:p w14:paraId="17ACB3D3" w14:textId="77777777" w:rsidR="000A486F" w:rsidRPr="00D86E02" w:rsidRDefault="000A486F" w:rsidP="00D86E02">
      <w:pPr>
        <w:spacing w:line="288" w:lineRule="auto"/>
        <w:rPr>
          <w:rFonts w:ascii="Verdana" w:hAnsi="Verdana"/>
          <w:sz w:val="20"/>
        </w:rPr>
      </w:pPr>
    </w:p>
    <w:p w14:paraId="577B5588" w14:textId="77777777" w:rsidR="006662D4" w:rsidRPr="00D86E02" w:rsidRDefault="00635DF2" w:rsidP="00D86E02">
      <w:pPr>
        <w:numPr>
          <w:ilvl w:val="0"/>
          <w:numId w:val="2"/>
        </w:numPr>
        <w:tabs>
          <w:tab w:val="num" w:pos="567"/>
        </w:tabs>
        <w:spacing w:line="288" w:lineRule="auto"/>
        <w:ind w:left="567" w:hanging="567"/>
        <w:rPr>
          <w:rFonts w:ascii="Verdana" w:hAnsi="Verdana"/>
          <w:sz w:val="20"/>
        </w:rPr>
      </w:pPr>
      <w:r w:rsidRPr="00D86E02">
        <w:rPr>
          <w:rFonts w:ascii="Verdana" w:hAnsi="Verdana"/>
          <w:b/>
          <w:sz w:val="20"/>
        </w:rPr>
        <w:t>Who might be harmed and how</w:t>
      </w:r>
      <w:r w:rsidR="003708A9" w:rsidRPr="00D86E02">
        <w:rPr>
          <w:rFonts w:ascii="Verdana" w:hAnsi="Verdana"/>
          <w:sz w:val="20"/>
        </w:rPr>
        <w:t xml:space="preserve"> : </w:t>
      </w:r>
      <w:r w:rsidR="00EE1B26">
        <w:rPr>
          <w:rFonts w:ascii="Verdana" w:hAnsi="Verdana"/>
          <w:sz w:val="20"/>
        </w:rPr>
        <w:t>Think about</w:t>
      </w:r>
      <w:r w:rsidR="00965EEB">
        <w:rPr>
          <w:rFonts w:ascii="Verdana" w:hAnsi="Verdana"/>
          <w:sz w:val="20"/>
        </w:rPr>
        <w:t xml:space="preserve"> all who may</w:t>
      </w:r>
      <w:r w:rsidR="00EE1B26">
        <w:rPr>
          <w:rFonts w:ascii="Verdana" w:hAnsi="Verdana"/>
          <w:sz w:val="20"/>
        </w:rPr>
        <w:t xml:space="preserve"> be harmed by each hazard and what that harm might be. </w:t>
      </w:r>
      <w:r w:rsidR="00965EEB">
        <w:rPr>
          <w:rFonts w:ascii="Verdana" w:hAnsi="Verdana"/>
          <w:sz w:val="20"/>
        </w:rPr>
        <w:t>List</w:t>
      </w:r>
      <w:r w:rsidR="003708A9" w:rsidRPr="00D86E02">
        <w:rPr>
          <w:rFonts w:ascii="Verdana" w:hAnsi="Verdana"/>
          <w:sz w:val="20"/>
        </w:rPr>
        <w:t xml:space="preserve"> everyone who might be affected by the activity and specify groups particularly at risk. Remember those who are not immediately involved in the work, </w:t>
      </w:r>
      <w:proofErr w:type="spellStart"/>
      <w:r w:rsidR="00804A37">
        <w:rPr>
          <w:rFonts w:ascii="Verdana" w:hAnsi="Verdana"/>
          <w:sz w:val="20"/>
        </w:rPr>
        <w:t>eg</w:t>
      </w:r>
      <w:proofErr w:type="spellEnd"/>
      <w:r w:rsidR="00DD0014">
        <w:rPr>
          <w:rFonts w:ascii="Verdana" w:hAnsi="Verdana"/>
          <w:sz w:val="20"/>
        </w:rPr>
        <w:t xml:space="preserve"> colleagues, </w:t>
      </w:r>
      <w:r w:rsidR="003708A9" w:rsidRPr="00D86E02">
        <w:rPr>
          <w:rFonts w:ascii="Verdana" w:hAnsi="Verdana"/>
          <w:sz w:val="20"/>
        </w:rPr>
        <w:t xml:space="preserve">cleaners, young persons on work experience, maintenance contractors, Estates personnel carrying out routine maintenance and other work. Remember also that the risks for different groups will vary.  Eg someone who needs to repair a laser may need to expose the beam path more than </w:t>
      </w:r>
      <w:r w:rsidR="00804A37">
        <w:rPr>
          <w:rFonts w:ascii="Verdana" w:hAnsi="Verdana"/>
          <w:sz w:val="20"/>
        </w:rPr>
        <w:t xml:space="preserve">a laser </w:t>
      </w:r>
      <w:r w:rsidR="003708A9" w:rsidRPr="00D86E02">
        <w:rPr>
          <w:rFonts w:ascii="Verdana" w:hAnsi="Verdana"/>
          <w:sz w:val="20"/>
        </w:rPr>
        <w:t>user</w:t>
      </w:r>
      <w:r w:rsidR="00804A37">
        <w:rPr>
          <w:rFonts w:ascii="Verdana" w:hAnsi="Verdana"/>
          <w:sz w:val="20"/>
        </w:rPr>
        <w:t xml:space="preserve"> </w:t>
      </w:r>
      <w:r w:rsidR="00965EEB">
        <w:rPr>
          <w:rFonts w:ascii="Verdana" w:hAnsi="Verdana"/>
          <w:sz w:val="20"/>
        </w:rPr>
        <w:t>w</w:t>
      </w:r>
      <w:r w:rsidR="003708A9" w:rsidRPr="00D86E02">
        <w:rPr>
          <w:rFonts w:ascii="Verdana" w:hAnsi="Verdana"/>
          <w:sz w:val="20"/>
        </w:rPr>
        <w:t>ould do.  Vulnerable groups could include children on organised visits,</w:t>
      </w:r>
      <w:r w:rsidR="00752315" w:rsidRPr="00D86E02">
        <w:rPr>
          <w:rFonts w:ascii="Verdana" w:hAnsi="Verdana"/>
          <w:sz w:val="20"/>
        </w:rPr>
        <w:t xml:space="preserve"> pregnant</w:t>
      </w:r>
      <w:r w:rsidR="00804A37">
        <w:rPr>
          <w:rFonts w:ascii="Verdana" w:hAnsi="Verdana"/>
          <w:sz w:val="20"/>
        </w:rPr>
        <w:t>/nursing mothers</w:t>
      </w:r>
      <w:r w:rsidR="00752315" w:rsidRPr="00D86E02">
        <w:rPr>
          <w:rFonts w:ascii="Verdana" w:hAnsi="Verdana"/>
          <w:sz w:val="20"/>
        </w:rPr>
        <w:t>,</w:t>
      </w:r>
      <w:r w:rsidR="003708A9" w:rsidRPr="00D86E02">
        <w:rPr>
          <w:rFonts w:ascii="Verdana" w:hAnsi="Verdana"/>
          <w:sz w:val="20"/>
        </w:rPr>
        <w:t xml:space="preserve"> or employees and students with known disabilities or health conditi</w:t>
      </w:r>
      <w:r w:rsidR="00EF0669" w:rsidRPr="00D86E02">
        <w:rPr>
          <w:rFonts w:ascii="Verdana" w:hAnsi="Verdana"/>
          <w:sz w:val="20"/>
        </w:rPr>
        <w:t>ons</w:t>
      </w:r>
      <w:r w:rsidR="00DD0014">
        <w:rPr>
          <w:rFonts w:ascii="Verdana" w:hAnsi="Verdana"/>
          <w:sz w:val="20"/>
        </w:rPr>
        <w:t>, or those working alone</w:t>
      </w:r>
      <w:r w:rsidR="00EF0669" w:rsidRPr="00D86E02">
        <w:rPr>
          <w:rFonts w:ascii="Verdana" w:hAnsi="Verdana"/>
          <w:sz w:val="20"/>
        </w:rPr>
        <w:t xml:space="preserve"> (this is not a definitive list). </w:t>
      </w:r>
    </w:p>
    <w:p w14:paraId="318D1EDE" w14:textId="77777777" w:rsidR="006662D4" w:rsidRPr="00D86E02" w:rsidRDefault="006662D4" w:rsidP="00D86E02">
      <w:pPr>
        <w:spacing w:line="288" w:lineRule="auto"/>
        <w:rPr>
          <w:rFonts w:ascii="Verdana" w:hAnsi="Verdana"/>
          <w:sz w:val="20"/>
        </w:rPr>
      </w:pPr>
    </w:p>
    <w:p w14:paraId="0DE60A09" w14:textId="77777777" w:rsidR="000113D7" w:rsidRPr="00D86E02" w:rsidRDefault="006662D4" w:rsidP="00D86E02">
      <w:pPr>
        <w:tabs>
          <w:tab w:val="left" w:pos="567"/>
        </w:tabs>
        <w:spacing w:line="288" w:lineRule="auto"/>
        <w:ind w:left="567"/>
        <w:rPr>
          <w:rFonts w:ascii="Verdana" w:hAnsi="Verdana"/>
          <w:sz w:val="20"/>
        </w:rPr>
      </w:pPr>
      <w:r w:rsidRPr="00D86E02">
        <w:rPr>
          <w:rFonts w:ascii="Verdana" w:hAnsi="Verdana"/>
          <w:sz w:val="20"/>
        </w:rPr>
        <w:t>For each group, describ</w:t>
      </w:r>
      <w:r w:rsidR="00EF0669" w:rsidRPr="00D86E02">
        <w:rPr>
          <w:rFonts w:ascii="Verdana" w:hAnsi="Verdana"/>
          <w:sz w:val="20"/>
        </w:rPr>
        <w:t xml:space="preserve">e how harm might come about, </w:t>
      </w:r>
      <w:proofErr w:type="spellStart"/>
      <w:r w:rsidR="00EF0669" w:rsidRPr="00D86E02">
        <w:rPr>
          <w:rFonts w:ascii="Verdana" w:hAnsi="Verdana"/>
          <w:sz w:val="20"/>
        </w:rPr>
        <w:t>eg</w:t>
      </w:r>
      <w:proofErr w:type="spellEnd"/>
      <w:r w:rsidR="00EF0669" w:rsidRPr="00D86E02">
        <w:rPr>
          <w:rFonts w:ascii="Verdana" w:hAnsi="Verdana"/>
          <w:sz w:val="20"/>
        </w:rPr>
        <w:t xml:space="preserve"> an obstruction or wet patch on an exit route is a hazard that might</w:t>
      </w:r>
      <w:r w:rsidRPr="00D86E02">
        <w:rPr>
          <w:rFonts w:ascii="Verdana" w:hAnsi="Verdana"/>
          <w:sz w:val="20"/>
        </w:rPr>
        <w:t xml:space="preserve"> cause </w:t>
      </w:r>
      <w:r w:rsidR="00EF0669" w:rsidRPr="00D86E02">
        <w:rPr>
          <w:rFonts w:ascii="Verdana" w:hAnsi="Verdana"/>
          <w:sz w:val="20"/>
        </w:rPr>
        <w:t xml:space="preserve">a trip and </w:t>
      </w:r>
      <w:r w:rsidRPr="00D86E02">
        <w:rPr>
          <w:rFonts w:ascii="Verdana" w:hAnsi="Verdana"/>
          <w:sz w:val="20"/>
        </w:rPr>
        <w:t>fall</w:t>
      </w:r>
      <w:r w:rsidR="00EF0669" w:rsidRPr="00D86E02">
        <w:rPr>
          <w:rFonts w:ascii="Verdana" w:hAnsi="Verdana"/>
          <w:sz w:val="20"/>
        </w:rPr>
        <w:t>;</w:t>
      </w:r>
      <w:r w:rsidRPr="00D86E02">
        <w:rPr>
          <w:rFonts w:ascii="Verdana" w:hAnsi="Verdana"/>
          <w:sz w:val="20"/>
        </w:rPr>
        <w:t xml:space="preserve"> use of electrical equipment might give rise to a risk of </w:t>
      </w:r>
      <w:r w:rsidR="00EF0669" w:rsidRPr="00D86E02">
        <w:rPr>
          <w:rFonts w:ascii="Verdana" w:hAnsi="Verdana"/>
          <w:sz w:val="20"/>
        </w:rPr>
        <w:t>electric shock;</w:t>
      </w:r>
      <w:r w:rsidRPr="00D86E02">
        <w:rPr>
          <w:rFonts w:ascii="Verdana" w:hAnsi="Verdana"/>
          <w:sz w:val="20"/>
        </w:rPr>
        <w:t xml:space="preserve"> use of a ultraviolet light source could </w:t>
      </w:r>
      <w:r w:rsidR="00EF0669" w:rsidRPr="00D86E02">
        <w:rPr>
          <w:rFonts w:ascii="Verdana" w:hAnsi="Verdana"/>
          <w:sz w:val="20"/>
        </w:rPr>
        <w:t xml:space="preserve">burn </w:t>
      </w:r>
      <w:r w:rsidRPr="00D86E02">
        <w:rPr>
          <w:rFonts w:ascii="Verdana" w:hAnsi="Verdana"/>
          <w:sz w:val="20"/>
        </w:rPr>
        <w:t>eyes</w:t>
      </w:r>
      <w:r w:rsidR="00EF0669" w:rsidRPr="00D86E02">
        <w:rPr>
          <w:rFonts w:ascii="Verdana" w:hAnsi="Verdana"/>
          <w:sz w:val="20"/>
        </w:rPr>
        <w:t xml:space="preserve"> or skin.</w:t>
      </w:r>
      <w:r w:rsidR="003708A9" w:rsidRPr="00D86E02">
        <w:rPr>
          <w:rFonts w:ascii="Verdana" w:hAnsi="Verdana"/>
          <w:sz w:val="20"/>
        </w:rPr>
        <w:br/>
        <w:t xml:space="preserve">  </w:t>
      </w:r>
    </w:p>
    <w:p w14:paraId="4D1BB783" w14:textId="77777777" w:rsidR="00DD0014" w:rsidRDefault="00856A77" w:rsidP="00D86E02">
      <w:pPr>
        <w:numPr>
          <w:ilvl w:val="0"/>
          <w:numId w:val="2"/>
        </w:numPr>
        <w:tabs>
          <w:tab w:val="num" w:pos="567"/>
        </w:tabs>
        <w:spacing w:line="288" w:lineRule="auto"/>
        <w:ind w:left="567" w:hanging="567"/>
        <w:rPr>
          <w:rFonts w:ascii="Verdana" w:hAnsi="Verdana"/>
          <w:sz w:val="20"/>
        </w:rPr>
      </w:pPr>
      <w:r w:rsidRPr="00D86E02">
        <w:rPr>
          <w:rFonts w:ascii="Verdana" w:hAnsi="Verdana"/>
          <w:b/>
          <w:sz w:val="20"/>
        </w:rPr>
        <w:t>Existing measures</w:t>
      </w:r>
      <w:r w:rsidR="00DD0014">
        <w:rPr>
          <w:rFonts w:ascii="Verdana" w:hAnsi="Verdana"/>
          <w:b/>
          <w:sz w:val="20"/>
        </w:rPr>
        <w:t xml:space="preserve"> in place</w:t>
      </w:r>
      <w:r w:rsidRPr="00D86E02">
        <w:rPr>
          <w:rFonts w:ascii="Verdana" w:hAnsi="Verdana"/>
          <w:b/>
          <w:sz w:val="20"/>
        </w:rPr>
        <w:t xml:space="preserve"> to control the risk</w:t>
      </w:r>
      <w:r w:rsidRPr="00D86E02">
        <w:rPr>
          <w:rFonts w:ascii="Verdana" w:hAnsi="Verdana"/>
          <w:sz w:val="20"/>
        </w:rPr>
        <w:t xml:space="preserve"> : list all measures that </w:t>
      </w:r>
      <w:r w:rsidR="00DD0014">
        <w:rPr>
          <w:rFonts w:ascii="Verdana" w:hAnsi="Verdana"/>
          <w:sz w:val="20"/>
        </w:rPr>
        <w:t xml:space="preserve">are </w:t>
      </w:r>
      <w:r w:rsidRPr="00D86E02">
        <w:rPr>
          <w:rFonts w:ascii="Verdana" w:hAnsi="Verdana"/>
          <w:sz w:val="20"/>
        </w:rPr>
        <w:t xml:space="preserve">already </w:t>
      </w:r>
      <w:r w:rsidR="00DD0014">
        <w:rPr>
          <w:rFonts w:ascii="Verdana" w:hAnsi="Verdana"/>
          <w:sz w:val="20"/>
        </w:rPr>
        <w:t xml:space="preserve">in place to </w:t>
      </w:r>
      <w:r w:rsidRPr="00D86E02">
        <w:rPr>
          <w:rFonts w:ascii="Verdana" w:hAnsi="Verdana"/>
          <w:sz w:val="20"/>
        </w:rPr>
        <w:t xml:space="preserve">mitigate the risk.  </w:t>
      </w:r>
      <w:r w:rsidR="00DD0014">
        <w:rPr>
          <w:rFonts w:ascii="Verdana" w:hAnsi="Verdana"/>
          <w:sz w:val="20"/>
        </w:rPr>
        <w:t>They should be considered in the following order of effectiveness</w:t>
      </w:r>
      <w:r w:rsidR="00965EEB">
        <w:rPr>
          <w:rFonts w:ascii="Verdana" w:hAnsi="Verdana"/>
          <w:sz w:val="20"/>
        </w:rPr>
        <w:t>;</w:t>
      </w:r>
      <w:r w:rsidR="00DD0014">
        <w:rPr>
          <w:rFonts w:ascii="Verdana" w:hAnsi="Verdana"/>
          <w:sz w:val="20"/>
        </w:rPr>
        <w:t xml:space="preserve"> a combination of controls is usually required:</w:t>
      </w:r>
    </w:p>
    <w:p w14:paraId="3B5BF7EE" w14:textId="77777777" w:rsidR="00DD0014" w:rsidRPr="00DD0014" w:rsidRDefault="00DD0014" w:rsidP="0053574B">
      <w:pPr>
        <w:spacing w:line="288" w:lineRule="auto"/>
        <w:ind w:firstLine="567"/>
        <w:rPr>
          <w:rFonts w:ascii="Verdana" w:hAnsi="Verdana"/>
          <w:sz w:val="20"/>
        </w:rPr>
      </w:pPr>
      <w:r w:rsidRPr="0053574B">
        <w:rPr>
          <w:rFonts w:ascii="Verdana" w:hAnsi="Verdana"/>
          <w:b/>
          <w:sz w:val="20"/>
        </w:rPr>
        <w:lastRenderedPageBreak/>
        <w:t>Eliminate</w:t>
      </w:r>
      <w:r w:rsidRPr="00DD0014">
        <w:rPr>
          <w:rFonts w:ascii="Verdana" w:hAnsi="Verdana"/>
          <w:sz w:val="20"/>
        </w:rPr>
        <w:t xml:space="preserve"> the hazard</w:t>
      </w:r>
      <w:r>
        <w:rPr>
          <w:rFonts w:ascii="Verdana" w:hAnsi="Verdana"/>
          <w:sz w:val="20"/>
        </w:rPr>
        <w:t xml:space="preserve"> completely</w:t>
      </w:r>
    </w:p>
    <w:p w14:paraId="5243290C" w14:textId="77777777" w:rsidR="00DD0014" w:rsidRPr="00DD0014" w:rsidRDefault="00DD0014" w:rsidP="00DD0014">
      <w:pPr>
        <w:spacing w:line="288" w:lineRule="auto"/>
        <w:ind w:left="567"/>
        <w:rPr>
          <w:rFonts w:ascii="Verdana" w:hAnsi="Verdana"/>
          <w:sz w:val="20"/>
        </w:rPr>
      </w:pPr>
      <w:r w:rsidRPr="0053574B">
        <w:rPr>
          <w:rFonts w:ascii="Verdana" w:hAnsi="Verdana"/>
          <w:b/>
          <w:sz w:val="20"/>
        </w:rPr>
        <w:t>Substitute</w:t>
      </w:r>
      <w:r>
        <w:rPr>
          <w:rFonts w:ascii="Verdana" w:hAnsi="Verdana"/>
          <w:sz w:val="20"/>
        </w:rPr>
        <w:t xml:space="preserve"> by using</w:t>
      </w:r>
      <w:r w:rsidRPr="00DD0014">
        <w:rPr>
          <w:rFonts w:ascii="Verdana" w:hAnsi="Verdana"/>
          <w:sz w:val="20"/>
        </w:rPr>
        <w:t xml:space="preserve"> a less hazardous option</w:t>
      </w:r>
    </w:p>
    <w:p w14:paraId="758A850D" w14:textId="77777777" w:rsidR="00DD0014" w:rsidRPr="00DD0014" w:rsidRDefault="00DD0014" w:rsidP="00DD0014">
      <w:pPr>
        <w:spacing w:line="288" w:lineRule="auto"/>
        <w:ind w:left="567"/>
        <w:rPr>
          <w:rFonts w:ascii="Verdana" w:hAnsi="Verdana"/>
          <w:sz w:val="20"/>
        </w:rPr>
      </w:pPr>
      <w:r w:rsidRPr="0053574B">
        <w:rPr>
          <w:rFonts w:ascii="Verdana" w:hAnsi="Verdana"/>
          <w:b/>
          <w:sz w:val="20"/>
        </w:rPr>
        <w:t>Engineering Controls</w:t>
      </w:r>
      <w:r>
        <w:rPr>
          <w:rFonts w:ascii="Verdana" w:hAnsi="Verdana"/>
          <w:sz w:val="20"/>
        </w:rPr>
        <w:t xml:space="preserve"> to isolate people from the hazard </w:t>
      </w:r>
      <w:proofErr w:type="spellStart"/>
      <w:r w:rsidRPr="00DD0014">
        <w:rPr>
          <w:rFonts w:ascii="Verdana" w:hAnsi="Verdana"/>
          <w:sz w:val="20"/>
        </w:rPr>
        <w:t>eg</w:t>
      </w:r>
      <w:proofErr w:type="spellEnd"/>
      <w:r w:rsidRPr="00DD0014">
        <w:rPr>
          <w:rFonts w:ascii="Verdana" w:hAnsi="Verdana"/>
          <w:sz w:val="20"/>
        </w:rPr>
        <w:t xml:space="preserve"> work in </w:t>
      </w:r>
      <w:r>
        <w:rPr>
          <w:rFonts w:ascii="Verdana" w:hAnsi="Verdana"/>
          <w:sz w:val="20"/>
        </w:rPr>
        <w:t>a fume cupboard</w:t>
      </w:r>
      <w:r w:rsidRPr="00DD0014">
        <w:rPr>
          <w:rFonts w:ascii="Verdana" w:hAnsi="Verdana"/>
          <w:sz w:val="20"/>
        </w:rPr>
        <w:t xml:space="preserve"> or use other local exhaust ventilation, </w:t>
      </w:r>
      <w:r>
        <w:rPr>
          <w:rFonts w:ascii="Verdana" w:hAnsi="Verdana"/>
          <w:sz w:val="20"/>
        </w:rPr>
        <w:t>ensure machines are guarded</w:t>
      </w:r>
      <w:r w:rsidRPr="00DD0014">
        <w:rPr>
          <w:rFonts w:ascii="Verdana" w:hAnsi="Verdana"/>
          <w:sz w:val="20"/>
        </w:rPr>
        <w:t>,</w:t>
      </w:r>
    </w:p>
    <w:p w14:paraId="5E1F3FCD" w14:textId="77777777" w:rsidR="00DD0014" w:rsidRPr="00DD0014" w:rsidRDefault="00DD0014" w:rsidP="00DD0014">
      <w:pPr>
        <w:spacing w:line="288" w:lineRule="auto"/>
        <w:ind w:left="567"/>
        <w:rPr>
          <w:rFonts w:ascii="Verdana" w:hAnsi="Verdana"/>
          <w:sz w:val="20"/>
        </w:rPr>
      </w:pPr>
      <w:r w:rsidRPr="0053574B">
        <w:rPr>
          <w:rFonts w:ascii="Verdana" w:hAnsi="Verdana"/>
          <w:b/>
          <w:sz w:val="20"/>
        </w:rPr>
        <w:t>Administration Controls</w:t>
      </w:r>
      <w:r w:rsidRPr="00DD0014">
        <w:rPr>
          <w:rFonts w:ascii="Verdana" w:hAnsi="Verdana"/>
          <w:sz w:val="20"/>
        </w:rPr>
        <w:t xml:space="preserve"> – </w:t>
      </w:r>
      <w:proofErr w:type="spellStart"/>
      <w:r w:rsidRPr="00DD0014">
        <w:rPr>
          <w:rFonts w:ascii="Verdana" w:hAnsi="Verdana"/>
          <w:sz w:val="20"/>
        </w:rPr>
        <w:t>eg</w:t>
      </w:r>
      <w:proofErr w:type="spellEnd"/>
      <w:r w:rsidRPr="00DD0014">
        <w:rPr>
          <w:rFonts w:ascii="Verdana" w:hAnsi="Verdana"/>
          <w:sz w:val="20"/>
        </w:rPr>
        <w:t xml:space="preserve"> training requirements, supervisory requirements, use of safe systems of work, sign</w:t>
      </w:r>
      <w:r>
        <w:rPr>
          <w:rFonts w:ascii="Verdana" w:hAnsi="Verdana"/>
          <w:sz w:val="20"/>
        </w:rPr>
        <w:t>age,</w:t>
      </w:r>
      <w:r w:rsidR="00965EEB">
        <w:rPr>
          <w:rFonts w:ascii="Verdana" w:hAnsi="Verdana"/>
          <w:sz w:val="20"/>
        </w:rPr>
        <w:t xml:space="preserve"> access control, </w:t>
      </w:r>
      <w:r>
        <w:rPr>
          <w:rFonts w:ascii="Verdana" w:hAnsi="Verdana"/>
          <w:sz w:val="20"/>
        </w:rPr>
        <w:t xml:space="preserve"> reducing time spent at the task</w:t>
      </w:r>
      <w:r w:rsidRPr="00DD0014">
        <w:rPr>
          <w:rFonts w:ascii="Verdana" w:hAnsi="Verdana"/>
          <w:sz w:val="20"/>
        </w:rPr>
        <w:t xml:space="preserve"> </w:t>
      </w:r>
    </w:p>
    <w:p w14:paraId="6FDF93E1" w14:textId="77777777" w:rsidR="00DD0014" w:rsidRPr="00DD0014" w:rsidRDefault="00DD0014" w:rsidP="00DD0014">
      <w:pPr>
        <w:spacing w:line="288" w:lineRule="auto"/>
        <w:ind w:left="567"/>
        <w:rPr>
          <w:rFonts w:ascii="Verdana" w:hAnsi="Verdana"/>
          <w:sz w:val="20"/>
        </w:rPr>
      </w:pPr>
      <w:r w:rsidRPr="0053574B">
        <w:rPr>
          <w:rFonts w:ascii="Verdana" w:hAnsi="Verdana"/>
          <w:b/>
          <w:sz w:val="20"/>
        </w:rPr>
        <w:t>Personal Protective Equipment (PPE)</w:t>
      </w:r>
      <w:r w:rsidRPr="00DD0014">
        <w:rPr>
          <w:rFonts w:ascii="Verdana" w:hAnsi="Verdana"/>
          <w:sz w:val="20"/>
        </w:rPr>
        <w:t xml:space="preserve"> – specify exactly what type will be </w:t>
      </w:r>
      <w:r>
        <w:rPr>
          <w:rFonts w:ascii="Verdana" w:hAnsi="Verdana"/>
          <w:sz w:val="20"/>
        </w:rPr>
        <w:t>needed</w:t>
      </w:r>
      <w:r w:rsidRPr="00DD0014">
        <w:rPr>
          <w:rFonts w:ascii="Verdana" w:hAnsi="Verdana"/>
          <w:sz w:val="20"/>
        </w:rPr>
        <w:t xml:space="preserve"> to control the risk</w:t>
      </w:r>
    </w:p>
    <w:p w14:paraId="6F391AF8" w14:textId="77777777" w:rsidR="00856A77" w:rsidRPr="00D86E02" w:rsidRDefault="00DD0014" w:rsidP="0053574B">
      <w:pPr>
        <w:spacing w:line="288" w:lineRule="auto"/>
        <w:ind w:left="567"/>
        <w:rPr>
          <w:rFonts w:ascii="Verdana" w:hAnsi="Verdana"/>
          <w:sz w:val="20"/>
        </w:rPr>
      </w:pPr>
      <w:r w:rsidRPr="00DD0014">
        <w:rPr>
          <w:rFonts w:ascii="Verdana" w:hAnsi="Verdana"/>
          <w:sz w:val="20"/>
        </w:rPr>
        <w:t xml:space="preserve">(see </w:t>
      </w:r>
      <w:r w:rsidR="00965EEB">
        <w:rPr>
          <w:rFonts w:ascii="Verdana" w:hAnsi="Verdana"/>
          <w:sz w:val="20"/>
        </w:rPr>
        <w:t xml:space="preserve">also </w:t>
      </w:r>
      <w:r w:rsidRPr="00DD0014">
        <w:rPr>
          <w:rFonts w:ascii="Verdana" w:hAnsi="Verdana"/>
          <w:sz w:val="20"/>
        </w:rPr>
        <w:t>University Arrangements Chapter 9 &amp; associated guidance)</w:t>
      </w:r>
      <w:r>
        <w:rPr>
          <w:rFonts w:ascii="Verdana" w:hAnsi="Verdana"/>
          <w:sz w:val="20"/>
        </w:rPr>
        <w:br/>
      </w:r>
      <w:r>
        <w:rPr>
          <w:rFonts w:ascii="Verdana" w:hAnsi="Verdana"/>
          <w:sz w:val="20"/>
        </w:rPr>
        <w:br/>
      </w:r>
      <w:r w:rsidR="00856A77" w:rsidRPr="00D86E02">
        <w:rPr>
          <w:rFonts w:ascii="Verdana" w:hAnsi="Verdana"/>
          <w:sz w:val="20"/>
        </w:rPr>
        <w:t>Many of these will have been implemented for other reasons, but should nevertheless be recognised as means of controlling risk.  For example, restricting access to laboratories or machine rooms for security reasons also controls the risk of unauthorised and unskilled access to dangerous equipment.  A standard operating procedure or local rules (</w:t>
      </w:r>
      <w:proofErr w:type="spellStart"/>
      <w:r w:rsidR="00856A77" w:rsidRPr="00D86E02">
        <w:rPr>
          <w:rFonts w:ascii="Verdana" w:hAnsi="Verdana"/>
          <w:sz w:val="20"/>
        </w:rPr>
        <w:t>eg</w:t>
      </w:r>
      <w:proofErr w:type="spellEnd"/>
      <w:r w:rsidR="00856A77" w:rsidRPr="00D86E02">
        <w:rPr>
          <w:rFonts w:ascii="Verdana" w:hAnsi="Verdana"/>
          <w:sz w:val="20"/>
        </w:rPr>
        <w:t xml:space="preserve"> for work with ionising radiation, lasers or biological hazards) will often address risks.  Some specific hazards may require detailed assessments in accordance with specific legislation (</w:t>
      </w:r>
      <w:proofErr w:type="spellStart"/>
      <w:r w:rsidR="00856A77" w:rsidRPr="00D86E02">
        <w:rPr>
          <w:rFonts w:ascii="Verdana" w:hAnsi="Verdana"/>
          <w:sz w:val="20"/>
        </w:rPr>
        <w:t>eg</w:t>
      </w:r>
      <w:proofErr w:type="spellEnd"/>
      <w:r w:rsidR="00856A77" w:rsidRPr="00D86E02">
        <w:rPr>
          <w:rFonts w:ascii="Verdana" w:hAnsi="Verdana"/>
          <w:sz w:val="20"/>
        </w:rPr>
        <w:t xml:space="preserve"> COSHH, DSEAR, manual handling, DSE work).   Where this is the case, and a detailed assessment has already been done in another format, the master risk assessment can simply cross-reference to other documentation.  For example, the activity might be </w:t>
      </w:r>
      <w:r w:rsidR="00965EEB">
        <w:rPr>
          <w:rFonts w:ascii="Verdana" w:hAnsi="Verdana"/>
          <w:sz w:val="20"/>
        </w:rPr>
        <w:t>‘</w:t>
      </w:r>
      <w:r w:rsidR="00856A77" w:rsidRPr="00D86E02">
        <w:rPr>
          <w:rFonts w:ascii="Verdana" w:hAnsi="Verdana"/>
          <w:sz w:val="20"/>
        </w:rPr>
        <w:t>use of a carcinogen</w:t>
      </w:r>
      <w:r w:rsidR="00965EEB">
        <w:rPr>
          <w:rFonts w:ascii="Verdana" w:hAnsi="Verdana"/>
          <w:sz w:val="20"/>
        </w:rPr>
        <w:t>’</w:t>
      </w:r>
      <w:r w:rsidR="00856A77" w:rsidRPr="00D86E02">
        <w:rPr>
          <w:rFonts w:ascii="Verdana" w:hAnsi="Verdana"/>
          <w:sz w:val="20"/>
        </w:rPr>
        <w:t xml:space="preserve">, the hazard might be </w:t>
      </w:r>
      <w:r w:rsidR="00965EEB">
        <w:rPr>
          <w:rFonts w:ascii="Verdana" w:hAnsi="Verdana"/>
          <w:sz w:val="20"/>
        </w:rPr>
        <w:t>‘</w:t>
      </w:r>
      <w:r w:rsidR="00856A77" w:rsidRPr="00D86E02">
        <w:rPr>
          <w:rFonts w:ascii="Verdana" w:hAnsi="Verdana"/>
          <w:sz w:val="20"/>
        </w:rPr>
        <w:t>exposure to hazardous substances</w:t>
      </w:r>
      <w:r w:rsidR="00965EEB">
        <w:rPr>
          <w:rFonts w:ascii="Verdana" w:hAnsi="Verdana"/>
          <w:sz w:val="20"/>
        </w:rPr>
        <w:t>’</w:t>
      </w:r>
      <w:r w:rsidR="00856A77" w:rsidRPr="00D86E02">
        <w:rPr>
          <w:rFonts w:ascii="Verdana" w:hAnsi="Verdana"/>
          <w:sz w:val="20"/>
        </w:rPr>
        <w:t>, the</w:t>
      </w:r>
      <w:r w:rsidR="00E01D5E" w:rsidRPr="00D86E02">
        <w:rPr>
          <w:rFonts w:ascii="Verdana" w:hAnsi="Verdana"/>
          <w:sz w:val="20"/>
        </w:rPr>
        <w:t xml:space="preserve"> </w:t>
      </w:r>
      <w:r w:rsidR="00856A77" w:rsidRPr="00D86E02">
        <w:rPr>
          <w:rFonts w:ascii="Verdana" w:hAnsi="Verdana"/>
          <w:sz w:val="20"/>
        </w:rPr>
        <w:t>existing control measures might all be listed in a COSHH assessment.</w:t>
      </w:r>
      <w:r w:rsidR="00D30F1A" w:rsidRPr="00D86E02">
        <w:rPr>
          <w:rFonts w:ascii="Verdana" w:hAnsi="Verdana"/>
          <w:sz w:val="20"/>
        </w:rPr>
        <w:t xml:space="preserve">  Controls might also include use of qualified and/or experienced staff who are competent to carry out certain tasks; an action plan might include training requirements for other people who will be carrying out those tasks.</w:t>
      </w:r>
    </w:p>
    <w:p w14:paraId="7CCC7C39" w14:textId="77777777" w:rsidR="00D30F1A" w:rsidRPr="00D86E02" w:rsidRDefault="00D30F1A" w:rsidP="00D86E02">
      <w:pPr>
        <w:tabs>
          <w:tab w:val="num" w:pos="567"/>
        </w:tabs>
        <w:spacing w:line="288" w:lineRule="auto"/>
        <w:rPr>
          <w:rFonts w:ascii="Verdana" w:hAnsi="Verdana"/>
          <w:sz w:val="20"/>
        </w:rPr>
      </w:pPr>
    </w:p>
    <w:p w14:paraId="4BC698B5" w14:textId="77777777" w:rsidR="00E01D5E" w:rsidRPr="00D86E02" w:rsidRDefault="009E0F87" w:rsidP="00D86E02">
      <w:pPr>
        <w:numPr>
          <w:ilvl w:val="0"/>
          <w:numId w:val="2"/>
        </w:numPr>
        <w:tabs>
          <w:tab w:val="num" w:pos="567"/>
          <w:tab w:val="num" w:pos="1134"/>
        </w:tabs>
        <w:spacing w:line="288" w:lineRule="auto"/>
        <w:ind w:left="567" w:hanging="567"/>
        <w:rPr>
          <w:rFonts w:ascii="Verdana" w:hAnsi="Verdana"/>
          <w:sz w:val="20"/>
        </w:rPr>
      </w:pPr>
      <w:r w:rsidRPr="00D86E02">
        <w:rPr>
          <w:rFonts w:ascii="Verdana" w:hAnsi="Verdana"/>
          <w:b/>
          <w:sz w:val="20"/>
        </w:rPr>
        <w:t>Risk Rating</w:t>
      </w:r>
      <w:r w:rsidRPr="00D86E02">
        <w:rPr>
          <w:rFonts w:ascii="Verdana" w:hAnsi="Verdana"/>
          <w:sz w:val="20"/>
        </w:rPr>
        <w:t xml:space="preserve"> </w:t>
      </w:r>
      <w:r w:rsidR="00856A77" w:rsidRPr="00D86E02">
        <w:rPr>
          <w:rFonts w:ascii="Verdana" w:hAnsi="Verdana"/>
          <w:sz w:val="20"/>
        </w:rPr>
        <w:t xml:space="preserve">: the simplest form of risk assessment is to rate the remaining risk as high, medium or low, depending on how likely the activity is to cause harm and how serious that harm might be.  </w:t>
      </w:r>
    </w:p>
    <w:p w14:paraId="1CDD374A" w14:textId="77777777" w:rsidR="00E01D5E" w:rsidRPr="00D86E02" w:rsidRDefault="00E01D5E" w:rsidP="00D86E02">
      <w:pPr>
        <w:tabs>
          <w:tab w:val="num" w:pos="567"/>
          <w:tab w:val="num" w:pos="1134"/>
        </w:tabs>
        <w:spacing w:line="288" w:lineRule="auto"/>
        <w:ind w:left="567" w:hanging="567"/>
        <w:rPr>
          <w:rFonts w:ascii="Verdana" w:hAnsi="Verdana"/>
          <w:sz w:val="20"/>
        </w:rPr>
      </w:pPr>
    </w:p>
    <w:p w14:paraId="6D9EDC0F" w14:textId="77777777" w:rsidR="00E01D5E" w:rsidRDefault="00E01D5E" w:rsidP="00D86E02">
      <w:pPr>
        <w:tabs>
          <w:tab w:val="num" w:pos="567"/>
          <w:tab w:val="num" w:pos="1134"/>
        </w:tabs>
        <w:spacing w:line="288" w:lineRule="auto"/>
        <w:ind w:left="567" w:hanging="567"/>
        <w:rPr>
          <w:rFonts w:ascii="Verdana" w:hAnsi="Verdana"/>
          <w:sz w:val="20"/>
        </w:rPr>
      </w:pPr>
      <w:r w:rsidRPr="00D86E02">
        <w:rPr>
          <w:rFonts w:ascii="Verdana" w:hAnsi="Verdana"/>
          <w:sz w:val="20"/>
        </w:rPr>
        <w:tab/>
        <w:t xml:space="preserve">The risk is </w:t>
      </w:r>
      <w:r w:rsidRPr="00D86E02">
        <w:rPr>
          <w:rFonts w:ascii="Verdana" w:hAnsi="Verdana"/>
          <w:b/>
          <w:sz w:val="20"/>
        </w:rPr>
        <w:t>LOW</w:t>
      </w:r>
      <w:r w:rsidRPr="00D86E02">
        <w:rPr>
          <w:rFonts w:ascii="Verdana" w:hAnsi="Verdana"/>
          <w:sz w:val="20"/>
        </w:rPr>
        <w:t xml:space="preserve"> - if it is most unlikely that harm would arise under the controlled conditions listed, and even if exposure occurred, the injury would be slight.</w:t>
      </w:r>
    </w:p>
    <w:p w14:paraId="026D24E9" w14:textId="77777777" w:rsidR="0082346E" w:rsidRPr="00D86E02" w:rsidRDefault="0082346E" w:rsidP="00D86E02">
      <w:pPr>
        <w:tabs>
          <w:tab w:val="num" w:pos="567"/>
          <w:tab w:val="num" w:pos="1134"/>
        </w:tabs>
        <w:spacing w:line="288" w:lineRule="auto"/>
        <w:ind w:left="567" w:hanging="567"/>
        <w:rPr>
          <w:rFonts w:ascii="Verdana" w:hAnsi="Verdana"/>
          <w:sz w:val="20"/>
        </w:rPr>
      </w:pPr>
    </w:p>
    <w:p w14:paraId="302DC30E" w14:textId="77777777" w:rsidR="00E01D5E" w:rsidRDefault="00E01D5E" w:rsidP="00D86E02">
      <w:pPr>
        <w:tabs>
          <w:tab w:val="num" w:pos="567"/>
          <w:tab w:val="num" w:pos="1134"/>
        </w:tabs>
        <w:spacing w:line="288" w:lineRule="auto"/>
        <w:ind w:left="567" w:hanging="567"/>
        <w:rPr>
          <w:rFonts w:ascii="Verdana" w:hAnsi="Verdana"/>
          <w:sz w:val="20"/>
        </w:rPr>
      </w:pPr>
      <w:r w:rsidRPr="00D86E02">
        <w:rPr>
          <w:rFonts w:ascii="Verdana" w:hAnsi="Verdana"/>
          <w:sz w:val="20"/>
        </w:rPr>
        <w:tab/>
        <w:t xml:space="preserve">The risk is </w:t>
      </w:r>
      <w:r w:rsidRPr="00D86E02">
        <w:rPr>
          <w:rFonts w:ascii="Verdana" w:hAnsi="Verdana"/>
          <w:b/>
          <w:sz w:val="20"/>
        </w:rPr>
        <w:t>MEDIUM</w:t>
      </w:r>
      <w:r w:rsidRPr="00D86E02">
        <w:rPr>
          <w:rFonts w:ascii="Verdana" w:hAnsi="Verdana"/>
          <w:sz w:val="20"/>
        </w:rPr>
        <w:t xml:space="preserve"> - if it is more likely that harm might actually occur and the outcome could be more serious (</w:t>
      </w:r>
      <w:proofErr w:type="spellStart"/>
      <w:r w:rsidRPr="00D86E02">
        <w:rPr>
          <w:rFonts w:ascii="Verdana" w:hAnsi="Verdana"/>
          <w:sz w:val="20"/>
        </w:rPr>
        <w:t>eg</w:t>
      </w:r>
      <w:proofErr w:type="spellEnd"/>
      <w:r w:rsidRPr="00D86E02">
        <w:rPr>
          <w:rFonts w:ascii="Verdana" w:hAnsi="Verdana"/>
          <w:sz w:val="20"/>
        </w:rPr>
        <w:t xml:space="preserve"> some time off work, or a minor physical injury</w:t>
      </w:r>
      <w:r w:rsidR="000A501D" w:rsidRPr="00D86E02">
        <w:rPr>
          <w:rFonts w:ascii="Verdana" w:hAnsi="Verdana"/>
          <w:sz w:val="20"/>
        </w:rPr>
        <w:t>.</w:t>
      </w:r>
    </w:p>
    <w:p w14:paraId="66A0C3B5" w14:textId="77777777" w:rsidR="0082346E" w:rsidRPr="00D86E02" w:rsidRDefault="0082346E" w:rsidP="00D86E02">
      <w:pPr>
        <w:tabs>
          <w:tab w:val="num" w:pos="567"/>
          <w:tab w:val="num" w:pos="1134"/>
        </w:tabs>
        <w:spacing w:line="288" w:lineRule="auto"/>
        <w:ind w:left="567" w:hanging="567"/>
        <w:rPr>
          <w:rFonts w:ascii="Verdana" w:hAnsi="Verdana"/>
          <w:sz w:val="20"/>
        </w:rPr>
      </w:pPr>
    </w:p>
    <w:p w14:paraId="4080DC82" w14:textId="77777777" w:rsidR="00E01D5E" w:rsidRPr="00D86E02" w:rsidRDefault="00E01D5E" w:rsidP="00D86E02">
      <w:pPr>
        <w:tabs>
          <w:tab w:val="num" w:pos="567"/>
          <w:tab w:val="num" w:pos="1134"/>
        </w:tabs>
        <w:spacing w:line="288" w:lineRule="auto"/>
        <w:ind w:left="567" w:hanging="567"/>
        <w:rPr>
          <w:rFonts w:ascii="Verdana" w:hAnsi="Verdana"/>
          <w:sz w:val="20"/>
        </w:rPr>
      </w:pPr>
      <w:r w:rsidRPr="00D86E02">
        <w:rPr>
          <w:rFonts w:ascii="Verdana" w:hAnsi="Verdana"/>
          <w:sz w:val="20"/>
        </w:rPr>
        <w:tab/>
        <w:t>The risk is</w:t>
      </w:r>
      <w:r w:rsidRPr="00D86E02">
        <w:rPr>
          <w:rFonts w:ascii="Verdana" w:hAnsi="Verdana"/>
          <w:b/>
          <w:sz w:val="20"/>
        </w:rPr>
        <w:t xml:space="preserve"> HIGH</w:t>
      </w:r>
      <w:r w:rsidRPr="00D86E02">
        <w:rPr>
          <w:rFonts w:ascii="Verdana" w:hAnsi="Verdana"/>
          <w:sz w:val="20"/>
        </w:rPr>
        <w:t xml:space="preserve"> - if injury is likely to arise (</w:t>
      </w:r>
      <w:proofErr w:type="spellStart"/>
      <w:r w:rsidRPr="00D86E02">
        <w:rPr>
          <w:rFonts w:ascii="Verdana" w:hAnsi="Verdana"/>
          <w:sz w:val="20"/>
        </w:rPr>
        <w:t>eg</w:t>
      </w:r>
      <w:proofErr w:type="spellEnd"/>
      <w:r w:rsidRPr="00D86E02">
        <w:rPr>
          <w:rFonts w:ascii="Verdana" w:hAnsi="Verdana"/>
          <w:sz w:val="20"/>
        </w:rPr>
        <w:t xml:space="preserve"> there have been previous incidents, the situation </w:t>
      </w:r>
      <w:r w:rsidR="0082346E">
        <w:rPr>
          <w:rFonts w:ascii="Verdana" w:hAnsi="Verdana"/>
          <w:sz w:val="20"/>
        </w:rPr>
        <w:t>“</w:t>
      </w:r>
      <w:r w:rsidRPr="00D86E02">
        <w:rPr>
          <w:rFonts w:ascii="Verdana" w:hAnsi="Verdana"/>
          <w:sz w:val="20"/>
        </w:rPr>
        <w:t>looks like an accident waiting to happen</w:t>
      </w:r>
      <w:r w:rsidR="0082346E">
        <w:rPr>
          <w:rFonts w:ascii="Verdana" w:hAnsi="Verdana"/>
          <w:sz w:val="20"/>
        </w:rPr>
        <w:t>”</w:t>
      </w:r>
      <w:r w:rsidRPr="00D86E02">
        <w:rPr>
          <w:rFonts w:ascii="Verdana" w:hAnsi="Verdana"/>
          <w:sz w:val="20"/>
        </w:rPr>
        <w:t xml:space="preserve">) and that injury might be serious (broken bones, trip to the hospital, loss of consciousness), or even </w:t>
      </w:r>
      <w:r w:rsidR="000A501D" w:rsidRPr="00D86E02">
        <w:rPr>
          <w:rFonts w:ascii="Verdana" w:hAnsi="Verdana"/>
          <w:sz w:val="20"/>
        </w:rPr>
        <w:t xml:space="preserve">a </w:t>
      </w:r>
      <w:r w:rsidRPr="00D86E02">
        <w:rPr>
          <w:rFonts w:ascii="Verdana" w:hAnsi="Verdana"/>
          <w:sz w:val="20"/>
        </w:rPr>
        <w:t>fatality.</w:t>
      </w:r>
    </w:p>
    <w:p w14:paraId="2A983454" w14:textId="77777777" w:rsidR="00E01D5E" w:rsidRPr="00D86E02" w:rsidRDefault="00E01D5E" w:rsidP="00D86E02">
      <w:pPr>
        <w:tabs>
          <w:tab w:val="num" w:pos="567"/>
          <w:tab w:val="num" w:pos="1134"/>
        </w:tabs>
        <w:spacing w:line="288" w:lineRule="auto"/>
        <w:ind w:left="567" w:hanging="567"/>
        <w:rPr>
          <w:rFonts w:ascii="Verdana" w:hAnsi="Verdana"/>
          <w:sz w:val="20"/>
        </w:rPr>
      </w:pPr>
    </w:p>
    <w:p w14:paraId="2C1C50D6" w14:textId="77777777" w:rsidR="00804A37" w:rsidRDefault="00E01D5E" w:rsidP="00D86E02">
      <w:pPr>
        <w:tabs>
          <w:tab w:val="num" w:pos="567"/>
          <w:tab w:val="num" w:pos="1134"/>
        </w:tabs>
        <w:spacing w:line="288" w:lineRule="auto"/>
        <w:ind w:left="567" w:hanging="567"/>
        <w:rPr>
          <w:rFonts w:ascii="Verdana" w:hAnsi="Verdana"/>
          <w:sz w:val="20"/>
        </w:rPr>
      </w:pPr>
      <w:r w:rsidRPr="00D86E02">
        <w:rPr>
          <w:rFonts w:ascii="Verdana" w:hAnsi="Verdana"/>
          <w:sz w:val="20"/>
        </w:rPr>
        <w:tab/>
        <w:t>S</w:t>
      </w:r>
      <w:r w:rsidR="00AE1A75" w:rsidRPr="00D86E02">
        <w:rPr>
          <w:rFonts w:ascii="Verdana" w:hAnsi="Verdana"/>
          <w:sz w:val="20"/>
        </w:rPr>
        <w:t xml:space="preserve">chools or </w:t>
      </w:r>
      <w:r w:rsidR="00965EEB">
        <w:rPr>
          <w:rFonts w:ascii="Verdana" w:hAnsi="Verdana"/>
          <w:sz w:val="20"/>
        </w:rPr>
        <w:t>D</w:t>
      </w:r>
      <w:r w:rsidR="00AE1A75" w:rsidRPr="00D86E02">
        <w:rPr>
          <w:rFonts w:ascii="Verdana" w:hAnsi="Verdana"/>
          <w:sz w:val="20"/>
        </w:rPr>
        <w:t>irect</w:t>
      </w:r>
      <w:r w:rsidRPr="00D86E02">
        <w:rPr>
          <w:rFonts w:ascii="Verdana" w:hAnsi="Verdana"/>
          <w:sz w:val="20"/>
        </w:rPr>
        <w:t xml:space="preserve">orates may choose to use other rating systems.  Typical amongst these are matrices (of 3x3, 4x4, 5x5 or even more complex) which require the assessor to select a numerical rating for both </w:t>
      </w:r>
      <w:r w:rsidR="000A501D" w:rsidRPr="00D86E02">
        <w:rPr>
          <w:rFonts w:ascii="Verdana" w:hAnsi="Verdana"/>
          <w:sz w:val="20"/>
        </w:rPr>
        <w:t>“</w:t>
      </w:r>
      <w:r w:rsidRPr="00D86E02">
        <w:rPr>
          <w:rFonts w:ascii="Verdana" w:hAnsi="Verdana"/>
          <w:sz w:val="20"/>
        </w:rPr>
        <w:t>likelihood that harm will arise</w:t>
      </w:r>
      <w:r w:rsidR="000A501D" w:rsidRPr="00D86E02">
        <w:rPr>
          <w:rFonts w:ascii="Verdana" w:hAnsi="Verdana"/>
          <w:sz w:val="20"/>
        </w:rPr>
        <w:t>”</w:t>
      </w:r>
      <w:r w:rsidRPr="00D86E02">
        <w:rPr>
          <w:rFonts w:ascii="Verdana" w:hAnsi="Verdana"/>
          <w:sz w:val="20"/>
        </w:rPr>
        <w:t xml:space="preserve"> and </w:t>
      </w:r>
      <w:r w:rsidR="000A501D" w:rsidRPr="00D86E02">
        <w:rPr>
          <w:rFonts w:ascii="Verdana" w:hAnsi="Verdana"/>
          <w:sz w:val="20"/>
        </w:rPr>
        <w:t>“</w:t>
      </w:r>
      <w:r w:rsidRPr="00D86E02">
        <w:rPr>
          <w:rFonts w:ascii="Verdana" w:hAnsi="Verdana"/>
          <w:sz w:val="20"/>
        </w:rPr>
        <w:t>severity of that harm</w:t>
      </w:r>
      <w:r w:rsidR="000A501D" w:rsidRPr="00D86E02">
        <w:rPr>
          <w:rFonts w:ascii="Verdana" w:hAnsi="Verdana"/>
          <w:sz w:val="20"/>
        </w:rPr>
        <w:t>”</w:t>
      </w:r>
      <w:r w:rsidRPr="00D86E02">
        <w:rPr>
          <w:rFonts w:ascii="Verdana" w:hAnsi="Verdana"/>
          <w:sz w:val="20"/>
        </w:rPr>
        <w:t xml:space="preserve">.   These may give a spurious sense of accuracy and reliability – none are based on quantitative methods.   There are methods of </w:t>
      </w:r>
      <w:r w:rsidRPr="00D86E02">
        <w:rPr>
          <w:rFonts w:ascii="Verdana" w:hAnsi="Verdana"/>
          <w:sz w:val="20"/>
        </w:rPr>
        <w:lastRenderedPageBreak/>
        <w:t xml:space="preserve">estimating risk quantitatively, and these may be appropriate for complex design of load bearing structures and the like.  </w:t>
      </w:r>
    </w:p>
    <w:p w14:paraId="5555DECF" w14:textId="77777777" w:rsidR="00804A37" w:rsidRDefault="00804A37" w:rsidP="00D86E02">
      <w:pPr>
        <w:tabs>
          <w:tab w:val="num" w:pos="567"/>
          <w:tab w:val="num" w:pos="1134"/>
        </w:tabs>
        <w:spacing w:line="288" w:lineRule="auto"/>
        <w:ind w:left="567" w:hanging="567"/>
        <w:rPr>
          <w:rFonts w:ascii="Verdana" w:hAnsi="Verdana"/>
          <w:sz w:val="20"/>
        </w:rPr>
      </w:pPr>
    </w:p>
    <w:p w14:paraId="5A518676" w14:textId="77777777" w:rsidR="00E01D5E" w:rsidRPr="00D86E02" w:rsidRDefault="00804A37" w:rsidP="00D86E02">
      <w:pPr>
        <w:tabs>
          <w:tab w:val="num" w:pos="567"/>
          <w:tab w:val="num" w:pos="1134"/>
        </w:tabs>
        <w:spacing w:line="288" w:lineRule="auto"/>
        <w:ind w:left="567" w:hanging="567"/>
        <w:rPr>
          <w:rFonts w:ascii="Verdana" w:hAnsi="Verdana"/>
          <w:sz w:val="20"/>
        </w:rPr>
      </w:pPr>
      <w:r>
        <w:rPr>
          <w:rFonts w:ascii="Verdana" w:hAnsi="Verdana"/>
          <w:sz w:val="20"/>
        </w:rPr>
        <w:tab/>
      </w:r>
      <w:r w:rsidR="00E01D5E" w:rsidRPr="00D86E02">
        <w:rPr>
          <w:rFonts w:ascii="Verdana" w:hAnsi="Verdana"/>
          <w:sz w:val="20"/>
        </w:rPr>
        <w:t>Advice on methods of</w:t>
      </w:r>
      <w:r>
        <w:rPr>
          <w:rFonts w:ascii="Verdana" w:hAnsi="Verdana"/>
          <w:sz w:val="20"/>
        </w:rPr>
        <w:t xml:space="preserve"> complex</w:t>
      </w:r>
      <w:r w:rsidR="00E01D5E" w:rsidRPr="00D86E02">
        <w:rPr>
          <w:rFonts w:ascii="Verdana" w:hAnsi="Verdana"/>
          <w:sz w:val="20"/>
        </w:rPr>
        <w:t xml:space="preserve"> risk assessment is available from </w:t>
      </w:r>
      <w:r>
        <w:rPr>
          <w:rFonts w:ascii="Verdana" w:hAnsi="Verdana"/>
          <w:sz w:val="20"/>
        </w:rPr>
        <w:t>Safety Services</w:t>
      </w:r>
      <w:r w:rsidR="00E01D5E" w:rsidRPr="00D86E02">
        <w:rPr>
          <w:rFonts w:ascii="Verdana" w:hAnsi="Verdana"/>
          <w:sz w:val="20"/>
        </w:rPr>
        <w:t xml:space="preserve">.  Whatever system of assessment is adopted, it is </w:t>
      </w:r>
      <w:r w:rsidR="00E01D5E" w:rsidRPr="00D86E02">
        <w:rPr>
          <w:rFonts w:ascii="Verdana" w:hAnsi="Verdana"/>
          <w:b/>
          <w:sz w:val="20"/>
        </w:rPr>
        <w:t>essential</w:t>
      </w:r>
      <w:r w:rsidR="00E01D5E" w:rsidRPr="00D86E02">
        <w:rPr>
          <w:rFonts w:ascii="Verdana" w:hAnsi="Verdana"/>
          <w:sz w:val="20"/>
        </w:rPr>
        <w:t xml:space="preserve"> that the assessor has received suitable training and is familiar with the meaning of the terms (or numbers) used.</w:t>
      </w:r>
    </w:p>
    <w:p w14:paraId="04A03FDA" w14:textId="77777777" w:rsidR="00E01D5E" w:rsidRPr="00D86E02" w:rsidRDefault="00E01D5E" w:rsidP="00D86E02">
      <w:pPr>
        <w:tabs>
          <w:tab w:val="num" w:pos="567"/>
        </w:tabs>
        <w:spacing w:line="288" w:lineRule="auto"/>
        <w:ind w:left="567" w:hanging="567"/>
        <w:rPr>
          <w:rFonts w:ascii="Verdana" w:hAnsi="Verdana"/>
          <w:sz w:val="20"/>
        </w:rPr>
      </w:pPr>
    </w:p>
    <w:p w14:paraId="12BE3FA7" w14:textId="77777777" w:rsidR="00E01D5E" w:rsidRPr="00D86E02" w:rsidRDefault="00AE1A75" w:rsidP="00D86E02">
      <w:pPr>
        <w:numPr>
          <w:ilvl w:val="0"/>
          <w:numId w:val="2"/>
        </w:numPr>
        <w:tabs>
          <w:tab w:val="num" w:pos="567"/>
        </w:tabs>
        <w:spacing w:line="288" w:lineRule="auto"/>
        <w:ind w:left="567" w:hanging="567"/>
        <w:rPr>
          <w:rFonts w:ascii="Verdana" w:hAnsi="Verdana"/>
          <w:sz w:val="20"/>
        </w:rPr>
      </w:pPr>
      <w:r w:rsidRPr="00D86E02">
        <w:rPr>
          <w:rFonts w:ascii="Verdana" w:hAnsi="Verdana"/>
          <w:b/>
          <w:sz w:val="20"/>
        </w:rPr>
        <w:t>Result</w:t>
      </w:r>
      <w:r w:rsidRPr="00D86E02">
        <w:rPr>
          <w:rFonts w:ascii="Verdana" w:hAnsi="Verdana"/>
          <w:sz w:val="20"/>
        </w:rPr>
        <w:t xml:space="preserve"> : this stage of assessment is often overlooked, but is probably the most important.  Assigning a number or rating to a risk does not mean that the risk is necessarily adequately controlled.  The options for this column are:</w:t>
      </w:r>
      <w:r w:rsidRPr="00D86E02">
        <w:rPr>
          <w:rFonts w:ascii="Verdana" w:hAnsi="Verdana"/>
          <w:sz w:val="20"/>
        </w:rPr>
        <w:br/>
      </w:r>
    </w:p>
    <w:p w14:paraId="279C98A6" w14:textId="77777777" w:rsidR="00AE1A75" w:rsidRPr="00D86E02" w:rsidRDefault="00C66350" w:rsidP="00D86E02">
      <w:pPr>
        <w:tabs>
          <w:tab w:val="num" w:pos="567"/>
        </w:tabs>
        <w:spacing w:line="288" w:lineRule="auto"/>
        <w:ind w:left="567" w:hanging="567"/>
        <w:rPr>
          <w:rFonts w:ascii="Verdana" w:hAnsi="Verdana"/>
          <w:sz w:val="20"/>
        </w:rPr>
      </w:pPr>
      <w:r w:rsidRPr="00D86E02">
        <w:rPr>
          <w:rFonts w:ascii="Verdana" w:hAnsi="Verdana"/>
          <w:sz w:val="20"/>
        </w:rPr>
        <w:tab/>
      </w:r>
      <w:r w:rsidR="00AE1A75" w:rsidRPr="00D86E02">
        <w:rPr>
          <w:rFonts w:ascii="Verdana" w:hAnsi="Verdana"/>
          <w:b/>
          <w:sz w:val="20"/>
        </w:rPr>
        <w:t>T = trivial risk</w:t>
      </w:r>
      <w:r w:rsidR="00AE1A75" w:rsidRPr="00D86E02">
        <w:rPr>
          <w:rFonts w:ascii="Verdana" w:hAnsi="Verdana"/>
          <w:sz w:val="20"/>
        </w:rPr>
        <w:t xml:space="preserve">.  Use for very low risk activities to show that you have correctly identified a hazard, but that in the particular circumstances, the risk is insignificant. </w:t>
      </w:r>
    </w:p>
    <w:p w14:paraId="3D98EDE0" w14:textId="77777777" w:rsidR="005C135F" w:rsidRPr="00D86E02" w:rsidRDefault="005C135F" w:rsidP="00D86E02">
      <w:pPr>
        <w:tabs>
          <w:tab w:val="num" w:pos="567"/>
        </w:tabs>
        <w:spacing w:line="288" w:lineRule="auto"/>
        <w:ind w:left="567" w:hanging="567"/>
        <w:rPr>
          <w:rFonts w:ascii="Verdana" w:hAnsi="Verdana"/>
          <w:sz w:val="20"/>
        </w:rPr>
      </w:pPr>
    </w:p>
    <w:p w14:paraId="2EEA6E7C" w14:textId="77777777" w:rsidR="006662D4" w:rsidRPr="00D86E02" w:rsidRDefault="00C66350" w:rsidP="0053574B">
      <w:pPr>
        <w:tabs>
          <w:tab w:val="num" w:pos="567"/>
        </w:tabs>
        <w:spacing w:line="288" w:lineRule="auto"/>
        <w:ind w:left="567" w:hanging="567"/>
        <w:rPr>
          <w:rFonts w:ascii="Verdana" w:hAnsi="Verdana"/>
          <w:sz w:val="20"/>
        </w:rPr>
      </w:pPr>
      <w:r w:rsidRPr="00D86E02">
        <w:rPr>
          <w:rFonts w:ascii="Verdana" w:hAnsi="Verdana"/>
          <w:sz w:val="20"/>
        </w:rPr>
        <w:tab/>
      </w:r>
      <w:r w:rsidR="00AE1A75" w:rsidRPr="00D86E02">
        <w:rPr>
          <w:rFonts w:ascii="Verdana" w:hAnsi="Verdana"/>
          <w:b/>
          <w:sz w:val="20"/>
        </w:rPr>
        <w:t>A = adequately controlled, no further action necessary.</w:t>
      </w:r>
      <w:r w:rsidR="00AE1A75" w:rsidRPr="00D86E02">
        <w:rPr>
          <w:rFonts w:ascii="Verdana" w:hAnsi="Verdana"/>
          <w:sz w:val="20"/>
        </w:rPr>
        <w:t xml:space="preserve">   If your control measures lead you to conclude that the risk is low, and that all legislative requirements have been met (and University policies complied with), then insert A in this column.</w:t>
      </w:r>
    </w:p>
    <w:p w14:paraId="729D6927" w14:textId="77777777" w:rsidR="0082346E" w:rsidRDefault="0082346E" w:rsidP="00804A37">
      <w:pPr>
        <w:tabs>
          <w:tab w:val="num" w:pos="567"/>
        </w:tabs>
        <w:spacing w:line="288" w:lineRule="auto"/>
        <w:rPr>
          <w:rFonts w:ascii="Verdana" w:hAnsi="Verdana"/>
          <w:sz w:val="20"/>
        </w:rPr>
      </w:pPr>
    </w:p>
    <w:p w14:paraId="1BD802C5" w14:textId="77777777" w:rsidR="00AE1A75" w:rsidRPr="00D86E02" w:rsidRDefault="0082346E" w:rsidP="00D86E02">
      <w:pPr>
        <w:tabs>
          <w:tab w:val="num" w:pos="567"/>
        </w:tabs>
        <w:spacing w:line="288" w:lineRule="auto"/>
        <w:ind w:left="567" w:hanging="567"/>
        <w:rPr>
          <w:rFonts w:ascii="Verdana" w:hAnsi="Verdana"/>
          <w:sz w:val="20"/>
        </w:rPr>
      </w:pPr>
      <w:r>
        <w:rPr>
          <w:rFonts w:ascii="Verdana" w:hAnsi="Verdana"/>
          <w:sz w:val="20"/>
        </w:rPr>
        <w:tab/>
      </w:r>
      <w:r w:rsidR="00AE1A75" w:rsidRPr="00D86E02">
        <w:rPr>
          <w:rFonts w:ascii="Verdana" w:hAnsi="Verdana"/>
          <w:b/>
          <w:sz w:val="20"/>
        </w:rPr>
        <w:t>N = not adequately controlled, actions required</w:t>
      </w:r>
      <w:r w:rsidR="00AE1A75" w:rsidRPr="00D86E02">
        <w:rPr>
          <w:rFonts w:ascii="Verdana" w:hAnsi="Verdana"/>
          <w:sz w:val="20"/>
        </w:rPr>
        <w:t xml:space="preserve">. Sometimes, particularly when setting up new procedures or adapting existing processes, the risk assessment might identify that the risk is high or medium when it is capable of being reduced by methods that are reasonably practicable.  In these cases, </w:t>
      </w:r>
      <w:r w:rsidR="00DB7477" w:rsidRPr="00D86E02">
        <w:rPr>
          <w:rFonts w:ascii="Verdana" w:hAnsi="Verdana"/>
          <w:sz w:val="20"/>
        </w:rPr>
        <w:t>an action plan is required.  The plan should list the actions necessary, who they are to be carried out by, a date for completing the actions, and a signature box for the assessor to sign off that the action(s) has been satisfactorily completed.  Some action plans will be complex documents; others may be one or two actions that can be completed with a short timescale.</w:t>
      </w:r>
    </w:p>
    <w:p w14:paraId="48EEEDF2" w14:textId="77777777" w:rsidR="005C135F" w:rsidRPr="00D86E02" w:rsidRDefault="005C135F" w:rsidP="00D86E02">
      <w:pPr>
        <w:tabs>
          <w:tab w:val="num" w:pos="567"/>
        </w:tabs>
        <w:spacing w:line="288" w:lineRule="auto"/>
        <w:ind w:left="567" w:hanging="567"/>
        <w:rPr>
          <w:rFonts w:ascii="Verdana" w:hAnsi="Verdana"/>
          <w:sz w:val="20"/>
        </w:rPr>
      </w:pPr>
    </w:p>
    <w:p w14:paraId="112B4777" w14:textId="77777777" w:rsidR="00DB7477" w:rsidRPr="00D86E02" w:rsidRDefault="00C66350" w:rsidP="00D86E02">
      <w:pPr>
        <w:tabs>
          <w:tab w:val="num" w:pos="567"/>
        </w:tabs>
        <w:spacing w:line="288" w:lineRule="auto"/>
        <w:ind w:left="567" w:hanging="567"/>
        <w:rPr>
          <w:rFonts w:ascii="Verdana" w:hAnsi="Verdana"/>
          <w:sz w:val="20"/>
        </w:rPr>
      </w:pPr>
      <w:r w:rsidRPr="00D86E02">
        <w:rPr>
          <w:rFonts w:ascii="Verdana" w:hAnsi="Verdana"/>
          <w:sz w:val="20"/>
        </w:rPr>
        <w:tab/>
      </w:r>
      <w:r w:rsidR="00DB7477" w:rsidRPr="00D86E02">
        <w:rPr>
          <w:rFonts w:ascii="Verdana" w:hAnsi="Verdana"/>
          <w:b/>
          <w:sz w:val="20"/>
        </w:rPr>
        <w:t>U = unable to decide. Further information required.</w:t>
      </w:r>
      <w:r w:rsidR="00DB7477" w:rsidRPr="00D86E02">
        <w:rPr>
          <w:rFonts w:ascii="Verdana" w:hAnsi="Verdana"/>
          <w:sz w:val="20"/>
        </w:rPr>
        <w:t xml:space="preserve">  Use this designation if the assessor is unable to complete any of the boxes, for any reason.  Sometimes, additional information can be obtained readily (</w:t>
      </w:r>
      <w:proofErr w:type="spellStart"/>
      <w:r w:rsidR="00DB7477" w:rsidRPr="00D86E02">
        <w:rPr>
          <w:rFonts w:ascii="Verdana" w:hAnsi="Verdana"/>
          <w:sz w:val="20"/>
        </w:rPr>
        <w:t>eg</w:t>
      </w:r>
      <w:proofErr w:type="spellEnd"/>
      <w:r w:rsidR="00DB7477" w:rsidRPr="00D86E02">
        <w:rPr>
          <w:rFonts w:ascii="Verdana" w:hAnsi="Verdana"/>
          <w:sz w:val="20"/>
        </w:rPr>
        <w:t xml:space="preserve"> from equipment or chemicals suppliers, specialist </w:t>
      </w:r>
      <w:r w:rsidR="00E85607">
        <w:rPr>
          <w:rFonts w:ascii="Verdana" w:hAnsi="Verdana"/>
          <w:sz w:val="20"/>
        </w:rPr>
        <w:t>Safety</w:t>
      </w:r>
      <w:r w:rsidR="00E85607" w:rsidRPr="00D86E02">
        <w:rPr>
          <w:rFonts w:ascii="Verdana" w:hAnsi="Verdana"/>
          <w:sz w:val="20"/>
        </w:rPr>
        <w:t xml:space="preserve"> </w:t>
      </w:r>
      <w:r w:rsidR="00DB7477" w:rsidRPr="00D86E02">
        <w:rPr>
          <w:rFonts w:ascii="Verdana" w:hAnsi="Verdana"/>
          <w:sz w:val="20"/>
        </w:rPr>
        <w:t xml:space="preserve">advisors) but sometimes detailed and prolonged enquiries might be required.  Eg is someone is moving a research programme from a research establishment overseas where health and safety legislation is very different from that in the UK.  </w:t>
      </w:r>
    </w:p>
    <w:p w14:paraId="44615EF2" w14:textId="77777777" w:rsidR="001D5D34" w:rsidRPr="00D86E02" w:rsidRDefault="001D5D34" w:rsidP="00D86E02">
      <w:pPr>
        <w:tabs>
          <w:tab w:val="num" w:pos="567"/>
        </w:tabs>
        <w:spacing w:line="288" w:lineRule="auto"/>
        <w:ind w:left="567" w:hanging="567"/>
        <w:rPr>
          <w:rFonts w:ascii="Verdana" w:hAnsi="Verdana"/>
          <w:sz w:val="20"/>
        </w:rPr>
      </w:pPr>
    </w:p>
    <w:p w14:paraId="66844506" w14:textId="77777777" w:rsidR="00D75F63" w:rsidRPr="00D86E02" w:rsidRDefault="001D5D34" w:rsidP="00D86E02">
      <w:pPr>
        <w:tabs>
          <w:tab w:val="num" w:pos="567"/>
        </w:tabs>
        <w:spacing w:line="288" w:lineRule="auto"/>
        <w:ind w:left="567" w:hanging="567"/>
        <w:rPr>
          <w:rFonts w:ascii="Verdana" w:hAnsi="Verdana"/>
          <w:sz w:val="20"/>
        </w:rPr>
      </w:pPr>
      <w:r w:rsidRPr="00D86E02">
        <w:rPr>
          <w:rFonts w:ascii="Verdana" w:hAnsi="Verdana"/>
          <w:sz w:val="20"/>
        </w:rPr>
        <w:tab/>
      </w:r>
      <w:r w:rsidRPr="00D86E02">
        <w:rPr>
          <w:rFonts w:ascii="Verdana" w:hAnsi="Verdana"/>
          <w:b/>
          <w:sz w:val="20"/>
        </w:rPr>
        <w:t>For T and A results</w:t>
      </w:r>
      <w:r w:rsidRPr="00D86E02">
        <w:rPr>
          <w:rFonts w:ascii="Verdana" w:hAnsi="Verdana"/>
          <w:sz w:val="20"/>
        </w:rPr>
        <w:t xml:space="preserve">, the assessment is complete. </w:t>
      </w:r>
    </w:p>
    <w:p w14:paraId="7B58F295" w14:textId="77777777" w:rsidR="00E01D5E" w:rsidRPr="00D86E02" w:rsidRDefault="00D75F63" w:rsidP="00D86E02">
      <w:pPr>
        <w:tabs>
          <w:tab w:val="num" w:pos="567"/>
        </w:tabs>
        <w:spacing w:line="288" w:lineRule="auto"/>
        <w:ind w:left="567" w:hanging="567"/>
        <w:rPr>
          <w:rFonts w:ascii="Verdana" w:hAnsi="Verdana"/>
          <w:sz w:val="20"/>
        </w:rPr>
      </w:pPr>
      <w:r w:rsidRPr="00D86E02">
        <w:rPr>
          <w:rFonts w:ascii="Verdana" w:hAnsi="Verdana"/>
          <w:b/>
          <w:sz w:val="20"/>
        </w:rPr>
        <w:tab/>
      </w:r>
      <w:r w:rsidR="001D5D34" w:rsidRPr="00D86E02">
        <w:rPr>
          <w:rFonts w:ascii="Verdana" w:hAnsi="Verdana"/>
          <w:b/>
          <w:sz w:val="20"/>
        </w:rPr>
        <w:t>For N or U results</w:t>
      </w:r>
      <w:r w:rsidR="001D5D34" w:rsidRPr="00D86E02">
        <w:rPr>
          <w:rFonts w:ascii="Verdana" w:hAnsi="Verdana"/>
          <w:sz w:val="20"/>
        </w:rPr>
        <w:t xml:space="preserve">, more work is required before the assessment can be signed off. </w:t>
      </w:r>
    </w:p>
    <w:p w14:paraId="1E5F448D" w14:textId="77777777" w:rsidR="00E01D5E" w:rsidRPr="00D86E02" w:rsidRDefault="00E01D5E" w:rsidP="00D86E02">
      <w:pPr>
        <w:tabs>
          <w:tab w:val="num" w:pos="567"/>
        </w:tabs>
        <w:spacing w:line="288" w:lineRule="auto"/>
        <w:ind w:left="567" w:hanging="567"/>
        <w:rPr>
          <w:rFonts w:ascii="Verdana" w:hAnsi="Verdana"/>
          <w:sz w:val="20"/>
        </w:rPr>
      </w:pPr>
    </w:p>
    <w:p w14:paraId="47D5A9F7" w14:textId="77777777" w:rsidR="00E01D5E" w:rsidRPr="0082346E" w:rsidRDefault="005816CD" w:rsidP="00D86E02">
      <w:pPr>
        <w:tabs>
          <w:tab w:val="num" w:pos="567"/>
        </w:tabs>
        <w:spacing w:line="288" w:lineRule="auto"/>
        <w:ind w:left="567" w:hanging="567"/>
        <w:rPr>
          <w:rFonts w:ascii="Verdana" w:hAnsi="Verdana"/>
          <w:sz w:val="20"/>
        </w:rPr>
      </w:pPr>
      <w:r w:rsidRPr="00D86E02">
        <w:rPr>
          <w:rFonts w:ascii="Verdana" w:hAnsi="Verdana"/>
          <w:sz w:val="20"/>
        </w:rPr>
        <w:t xml:space="preserve">(14) </w:t>
      </w:r>
      <w:r w:rsidRPr="00D86E02">
        <w:rPr>
          <w:rFonts w:ascii="Verdana" w:hAnsi="Verdana"/>
          <w:sz w:val="20"/>
        </w:rPr>
        <w:tab/>
      </w:r>
      <w:r w:rsidRPr="00D86E02">
        <w:rPr>
          <w:rFonts w:ascii="Verdana" w:hAnsi="Verdana"/>
          <w:b/>
          <w:sz w:val="20"/>
        </w:rPr>
        <w:t>Action Plan</w:t>
      </w:r>
      <w:r w:rsidRPr="00D86E02">
        <w:rPr>
          <w:rFonts w:ascii="Verdana" w:hAnsi="Verdana"/>
          <w:sz w:val="20"/>
        </w:rPr>
        <w:t xml:space="preserve">. Include details of any actions </w:t>
      </w:r>
      <w:r w:rsidR="000B2DE9" w:rsidRPr="00D86E02">
        <w:rPr>
          <w:rFonts w:ascii="Verdana" w:hAnsi="Verdana"/>
          <w:sz w:val="20"/>
        </w:rPr>
        <w:t>necessary</w:t>
      </w:r>
      <w:r w:rsidRPr="00D86E02">
        <w:rPr>
          <w:rFonts w:ascii="Verdana" w:hAnsi="Verdana"/>
          <w:sz w:val="20"/>
        </w:rPr>
        <w:t xml:space="preserve"> in order to meet the requirements of the information in Section 11 ‘Existing measures</w:t>
      </w:r>
      <w:r w:rsidR="0053574B">
        <w:rPr>
          <w:rFonts w:ascii="Verdana" w:hAnsi="Verdana"/>
          <w:sz w:val="20"/>
        </w:rPr>
        <w:t xml:space="preserve"> in place</w:t>
      </w:r>
      <w:r w:rsidRPr="00D86E02">
        <w:rPr>
          <w:rFonts w:ascii="Verdana" w:hAnsi="Verdana"/>
          <w:sz w:val="20"/>
        </w:rPr>
        <w:t xml:space="preserve"> to control the risk’. Identify someone who </w:t>
      </w:r>
      <w:r w:rsidRPr="0082346E">
        <w:rPr>
          <w:rFonts w:ascii="Verdana" w:hAnsi="Verdana"/>
          <w:sz w:val="20"/>
        </w:rPr>
        <w:t xml:space="preserve">will be responsible for ensuring the action is taken and the date by which this should be completed. Put the date when the action has been completed in the final column. </w:t>
      </w:r>
    </w:p>
    <w:sectPr w:rsidR="00E01D5E" w:rsidRPr="0082346E" w:rsidSect="00EF7311">
      <w:footerReference w:type="default" r:id="rId15"/>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84CFC" w14:textId="77777777" w:rsidR="00585C81" w:rsidRDefault="00585C81">
      <w:r>
        <w:separator/>
      </w:r>
    </w:p>
  </w:endnote>
  <w:endnote w:type="continuationSeparator" w:id="0">
    <w:p w14:paraId="09B42F01" w14:textId="77777777" w:rsidR="00585C81" w:rsidRDefault="00585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3B703" w14:textId="77777777" w:rsidR="00484F1E" w:rsidRDefault="00FF1D0B">
    <w:pPr>
      <w:pStyle w:val="Footer"/>
      <w:rPr>
        <w:i/>
        <w:sz w:val="20"/>
      </w:rPr>
    </w:pPr>
    <w:r>
      <w:rPr>
        <w:i/>
        <w:sz w:val="20"/>
      </w:rPr>
      <w:t xml:space="preserve">University Safety Services </w:t>
    </w:r>
    <w:r w:rsidR="00484F1E">
      <w:rPr>
        <w:i/>
        <w:sz w:val="20"/>
      </w:rPr>
      <w:t>risk assessment form</w:t>
    </w:r>
    <w:r w:rsidR="00484F1E" w:rsidRPr="001D5D34">
      <w:rPr>
        <w:i/>
        <w:sz w:val="20"/>
      </w:rPr>
      <w:t xml:space="preserve"> and guidance notes</w:t>
    </w:r>
    <w:r w:rsidR="00E85607">
      <w:rPr>
        <w:i/>
        <w:sz w:val="20"/>
      </w:rPr>
      <w:t xml:space="preserve"> v1.1</w:t>
    </w:r>
  </w:p>
  <w:p w14:paraId="4150D5DE" w14:textId="77777777" w:rsidR="002A1E6F" w:rsidRDefault="00D86E02" w:rsidP="002A1E6F">
    <w:pPr>
      <w:pStyle w:val="Footer"/>
      <w:rPr>
        <w:i/>
        <w:sz w:val="20"/>
      </w:rPr>
    </w:pPr>
    <w:r>
      <w:rPr>
        <w:i/>
        <w:sz w:val="20"/>
      </w:rPr>
      <w:t xml:space="preserve">Revised </w:t>
    </w:r>
    <w:r w:rsidR="00E85607">
      <w:rPr>
        <w:i/>
        <w:sz w:val="20"/>
      </w:rPr>
      <w:t>July 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A0C47" w14:textId="77777777" w:rsidR="00C86360" w:rsidRDefault="00C86360">
    <w:pPr>
      <w:pStyle w:val="Footer"/>
      <w:rPr>
        <w:i/>
        <w:sz w:val="20"/>
      </w:rPr>
    </w:pPr>
    <w:r>
      <w:rPr>
        <w:i/>
        <w:sz w:val="20"/>
      </w:rPr>
      <w:t>University Safety Services risk assessment form</w:t>
    </w:r>
    <w:r w:rsidRPr="001D5D34">
      <w:rPr>
        <w:i/>
        <w:sz w:val="20"/>
      </w:rPr>
      <w:t xml:space="preserve"> and guidance notes.</w:t>
    </w:r>
    <w:r w:rsidR="00E85607">
      <w:rPr>
        <w:i/>
        <w:sz w:val="20"/>
      </w:rPr>
      <w:t>v1.1</w:t>
    </w:r>
  </w:p>
  <w:p w14:paraId="7DD5C2DA" w14:textId="77777777" w:rsidR="00C86360" w:rsidRDefault="00C86360" w:rsidP="002A1E6F">
    <w:pPr>
      <w:pStyle w:val="Footer"/>
      <w:rPr>
        <w:i/>
        <w:sz w:val="20"/>
      </w:rPr>
    </w:pPr>
    <w:r>
      <w:rPr>
        <w:i/>
        <w:sz w:val="20"/>
      </w:rPr>
      <w:t xml:space="preserve">Revised </w:t>
    </w:r>
    <w:r w:rsidR="00E85607">
      <w:rPr>
        <w:i/>
        <w:sz w:val="20"/>
      </w:rPr>
      <w:t>July</w:t>
    </w:r>
    <w:r>
      <w:rPr>
        <w:i/>
        <w:sz w:val="20"/>
      </w:rPr>
      <w:t xml:space="preserve"> 20</w:t>
    </w:r>
    <w:r w:rsidR="00E85607">
      <w:rPr>
        <w:i/>
        <w:sz w:val="20"/>
      </w:rPr>
      <w:t>23</w:t>
    </w:r>
    <w:r>
      <w:rPr>
        <w:i/>
        <w:sz w:val="20"/>
      </w:rPr>
      <w:tab/>
    </w:r>
    <w:r>
      <w:rPr>
        <w:i/>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98C4B" w14:textId="77777777" w:rsidR="00585C81" w:rsidRDefault="00585C81">
      <w:r>
        <w:separator/>
      </w:r>
    </w:p>
  </w:footnote>
  <w:footnote w:type="continuationSeparator" w:id="0">
    <w:p w14:paraId="6655CC3C" w14:textId="77777777" w:rsidR="00585C81" w:rsidRDefault="00585C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E3EE0"/>
    <w:multiLevelType w:val="hybridMultilevel"/>
    <w:tmpl w:val="5674F4F0"/>
    <w:lvl w:ilvl="0" w:tplc="CAE8AF66">
      <w:start w:val="1"/>
      <w:numFmt w:val="lowerLetter"/>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71EB220C"/>
    <w:multiLevelType w:val="hybridMultilevel"/>
    <w:tmpl w:val="1910BAEE"/>
    <w:lvl w:ilvl="0" w:tplc="73FCF85A">
      <w:start w:val="1"/>
      <w:numFmt w:val="decimal"/>
      <w:lvlText w:val="(%1)"/>
      <w:lvlJc w:val="left"/>
      <w:pPr>
        <w:tabs>
          <w:tab w:val="num" w:pos="720"/>
        </w:tabs>
        <w:ind w:left="720" w:hanging="72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752921494">
    <w:abstractNumId w:val="0"/>
  </w:num>
  <w:num w:numId="2" w16cid:durableId="58819432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yler Ward">
    <w15:presenceInfo w15:providerId="Windows Live" w15:userId="e94531404b25a1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81"/>
  <w:drawingGridVerticalSpacing w:val="181"/>
  <w:displayHorizontalDrawingGridEvery w:val="6"/>
  <w:displayVerticalDrawingGridEvery w:val="6"/>
  <w:doNotUseMarginsForDrawingGridOrigin/>
  <w:drawingGridVerticalOrigin w:val="198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00F"/>
    <w:rsid w:val="000113D7"/>
    <w:rsid w:val="00025E76"/>
    <w:rsid w:val="0005133D"/>
    <w:rsid w:val="00056DB6"/>
    <w:rsid w:val="000701CA"/>
    <w:rsid w:val="000A486F"/>
    <w:rsid w:val="000A501D"/>
    <w:rsid w:val="000B2DE9"/>
    <w:rsid w:val="000F7E0C"/>
    <w:rsid w:val="001D5D34"/>
    <w:rsid w:val="001D75FC"/>
    <w:rsid w:val="0020100F"/>
    <w:rsid w:val="00231A19"/>
    <w:rsid w:val="0023367C"/>
    <w:rsid w:val="002A1E6F"/>
    <w:rsid w:val="002D7ABB"/>
    <w:rsid w:val="002E672C"/>
    <w:rsid w:val="00364B84"/>
    <w:rsid w:val="003708A9"/>
    <w:rsid w:val="003C3E92"/>
    <w:rsid w:val="003E351A"/>
    <w:rsid w:val="003F37AB"/>
    <w:rsid w:val="00484F1E"/>
    <w:rsid w:val="005225C9"/>
    <w:rsid w:val="0053574B"/>
    <w:rsid w:val="00555185"/>
    <w:rsid w:val="00571DF9"/>
    <w:rsid w:val="005816CD"/>
    <w:rsid w:val="00585C81"/>
    <w:rsid w:val="005B341E"/>
    <w:rsid w:val="005C135F"/>
    <w:rsid w:val="005C61ED"/>
    <w:rsid w:val="005E68E8"/>
    <w:rsid w:val="0062106E"/>
    <w:rsid w:val="00622FA5"/>
    <w:rsid w:val="00630EA3"/>
    <w:rsid w:val="00635DF2"/>
    <w:rsid w:val="006662D4"/>
    <w:rsid w:val="00732D35"/>
    <w:rsid w:val="00752315"/>
    <w:rsid w:val="00791668"/>
    <w:rsid w:val="007A52B5"/>
    <w:rsid w:val="00800C82"/>
    <w:rsid w:val="008018B8"/>
    <w:rsid w:val="00804A37"/>
    <w:rsid w:val="00807655"/>
    <w:rsid w:val="0082346E"/>
    <w:rsid w:val="00835139"/>
    <w:rsid w:val="00856A77"/>
    <w:rsid w:val="00896503"/>
    <w:rsid w:val="008C273E"/>
    <w:rsid w:val="008F47E5"/>
    <w:rsid w:val="00945D8B"/>
    <w:rsid w:val="009538CF"/>
    <w:rsid w:val="00964569"/>
    <w:rsid w:val="00965EEB"/>
    <w:rsid w:val="009E0F87"/>
    <w:rsid w:val="00A36E86"/>
    <w:rsid w:val="00AE1A75"/>
    <w:rsid w:val="00B35E07"/>
    <w:rsid w:val="00B613A2"/>
    <w:rsid w:val="00BD53AC"/>
    <w:rsid w:val="00BE399F"/>
    <w:rsid w:val="00C66350"/>
    <w:rsid w:val="00C86360"/>
    <w:rsid w:val="00CA2B83"/>
    <w:rsid w:val="00D15D78"/>
    <w:rsid w:val="00D30F1A"/>
    <w:rsid w:val="00D75F63"/>
    <w:rsid w:val="00D86E02"/>
    <w:rsid w:val="00DB59EA"/>
    <w:rsid w:val="00DB7477"/>
    <w:rsid w:val="00DD0014"/>
    <w:rsid w:val="00E01D5E"/>
    <w:rsid w:val="00E3654D"/>
    <w:rsid w:val="00E45785"/>
    <w:rsid w:val="00E85607"/>
    <w:rsid w:val="00EE1B26"/>
    <w:rsid w:val="00EF0669"/>
    <w:rsid w:val="00EF7311"/>
    <w:rsid w:val="00FF1D0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348B8"/>
  <w15:docId w15:val="{C0073CAC-2B6D-4CD8-B3F1-EC15C5BD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59EA"/>
    <w:rPr>
      <w:rFonts w:ascii="Arial" w:hAnsi="Arial" w:cs="Arial"/>
      <w:sz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2835"/>
    </w:pPr>
  </w:style>
  <w:style w:type="paragraph" w:styleId="Header">
    <w:name w:val="header"/>
    <w:basedOn w:val="Normal"/>
    <w:rsid w:val="001D5D34"/>
    <w:pPr>
      <w:tabs>
        <w:tab w:val="center" w:pos="4153"/>
        <w:tab w:val="right" w:pos="8306"/>
      </w:tabs>
    </w:pPr>
  </w:style>
  <w:style w:type="paragraph" w:styleId="Footer">
    <w:name w:val="footer"/>
    <w:basedOn w:val="Normal"/>
    <w:link w:val="FooterChar"/>
    <w:uiPriority w:val="99"/>
    <w:rsid w:val="001D5D34"/>
    <w:pPr>
      <w:tabs>
        <w:tab w:val="center" w:pos="4153"/>
        <w:tab w:val="right" w:pos="8306"/>
      </w:tabs>
    </w:pPr>
  </w:style>
  <w:style w:type="paragraph" w:styleId="BalloonText">
    <w:name w:val="Balloon Text"/>
    <w:basedOn w:val="Normal"/>
    <w:semiHidden/>
    <w:rsid w:val="00BD53AC"/>
    <w:rPr>
      <w:rFonts w:ascii="Tahoma" w:hAnsi="Tahoma" w:cs="Tahoma"/>
      <w:sz w:val="16"/>
      <w:szCs w:val="16"/>
    </w:rPr>
  </w:style>
  <w:style w:type="table" w:styleId="TableGrid">
    <w:name w:val="Table Grid"/>
    <w:basedOn w:val="TableNormal"/>
    <w:rsid w:val="00581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2A1E6F"/>
    <w:rPr>
      <w:rFonts w:ascii="Arial" w:hAnsi="Arial" w:cs="Arial"/>
      <w:sz w:val="24"/>
      <w:lang w:eastAsia="en-US"/>
    </w:rPr>
  </w:style>
  <w:style w:type="character" w:styleId="Hyperlink">
    <w:name w:val="Hyperlink"/>
    <w:basedOn w:val="DefaultParagraphFont"/>
    <w:unhideWhenUsed/>
    <w:rsid w:val="002E672C"/>
    <w:rPr>
      <w:color w:val="0000FF" w:themeColor="hyperlink"/>
      <w:u w:val="single"/>
    </w:rPr>
  </w:style>
  <w:style w:type="paragraph" w:styleId="Revision">
    <w:name w:val="Revision"/>
    <w:hidden/>
    <w:uiPriority w:val="99"/>
    <w:semiHidden/>
    <w:rsid w:val="003C3E92"/>
    <w:rPr>
      <w:rFonts w:ascii="Arial" w:hAnsi="Arial" w:cs="Arial"/>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pp.manchester.ac.uk/training/profile.aspx?unitid=7722&amp;parentId=4&amp;returnId=4&amp;returntxt=Return%20To%20Search&amp;returnQs=%3fterm%3drisk+assessment%26org%3d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39FC47663CCF4EAA06EB2579B3ABD3" ma:contentTypeVersion="14" ma:contentTypeDescription="Create a new document." ma:contentTypeScope="" ma:versionID="3afc316970e5448c85ab0d4ed39247d0">
  <xsd:schema xmlns:xsd="http://www.w3.org/2001/XMLSchema" xmlns:xs="http://www.w3.org/2001/XMLSchema" xmlns:p="http://schemas.microsoft.com/office/2006/metadata/properties" xmlns:ns2="3053fd58-ca13-4333-8372-2b0734574bf7" xmlns:ns3="6e94afc7-ed27-4cdb-ab7b-dbdfa4925cd0" targetNamespace="http://schemas.microsoft.com/office/2006/metadata/properties" ma:root="true" ma:fieldsID="14f34d3f01566bc1c9cdc28114c60f71" ns2:_="" ns3:_="">
    <xsd:import namespace="3053fd58-ca13-4333-8372-2b0734574bf7"/>
    <xsd:import namespace="6e94afc7-ed27-4cdb-ab7b-dbdfa4925c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53fd58-ca13-4333-8372-2b0734574b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d63537c-d192-4dc4-bb87-a5632b1c768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e94afc7-ed27-4cdb-ab7b-dbdfa4925cd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f7358d0-e608-43ef-90d3-7a99d809cf6d}" ma:internalName="TaxCatchAll" ma:showField="CatchAllData" ma:web="6e94afc7-ed27-4cdb-ab7b-dbdfa4925c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53fd58-ca13-4333-8372-2b0734574bf7">
      <Terms xmlns="http://schemas.microsoft.com/office/infopath/2007/PartnerControls"/>
    </lcf76f155ced4ddcb4097134ff3c332f>
    <TaxCatchAll xmlns="6e94afc7-ed27-4cdb-ab7b-dbdfa4925cd0">
      <Value>15</Value>
    </TaxCatchAll>
  </documentManagement>
</p:properties>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706B29-8743-4D2F-90DF-7CA29B590D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53fd58-ca13-4333-8372-2b0734574bf7"/>
    <ds:schemaRef ds:uri="6e94afc7-ed27-4cdb-ab7b-dbdfa4925c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F2E295-A6CE-4EB8-A2C9-9D846B820EBD}">
  <ds:schemaRefs>
    <ds:schemaRef ds:uri="http://schemas.microsoft.com/office/2006/metadata/properties"/>
    <ds:schemaRef ds:uri="http://schemas.microsoft.com/office/infopath/2007/PartnerControls"/>
    <ds:schemaRef ds:uri="3053fd58-ca13-4333-8372-2b0734574bf7"/>
    <ds:schemaRef ds:uri="6e94afc7-ed27-4cdb-ab7b-dbdfa4925cd0"/>
  </ds:schemaRefs>
</ds:datastoreItem>
</file>

<file path=customXml/itemProps3.xml><?xml version="1.0" encoding="utf-8"?>
<ds:datastoreItem xmlns:ds="http://schemas.openxmlformats.org/officeDocument/2006/customXml" ds:itemID="{34710321-FE0F-46DC-90E2-3F1CA67A3AEC}">
  <ds:schemaRefs>
    <ds:schemaRef ds:uri="http://schemas.microsoft.com/office/2006/metadata/longProperties"/>
  </ds:schemaRefs>
</ds:datastoreItem>
</file>

<file path=customXml/itemProps4.xml><?xml version="1.0" encoding="utf-8"?>
<ds:datastoreItem xmlns:ds="http://schemas.openxmlformats.org/officeDocument/2006/customXml" ds:itemID="{DD147CD3-8230-4AC4-88BB-02F79B0D2257}">
  <ds:schemaRefs>
    <ds:schemaRef ds:uri="http://schemas.microsoft.com/sharepoint/v3/contenttype/forms"/>
  </ds:schemaRefs>
</ds:datastoreItem>
</file>

<file path=customXml/itemProps5.xml><?xml version="1.0" encoding="utf-8"?>
<ds:datastoreItem xmlns:ds="http://schemas.openxmlformats.org/officeDocument/2006/customXml" ds:itemID="{34A58270-D6F1-401F-87D9-4BFD2EA13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1972</Words>
  <Characters>11242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General Risk Assessment Form with guidance for use</vt:lpstr>
    </vt:vector>
  </TitlesOfParts>
  <Company>UMIST, ISD</Company>
  <LinksUpToDate>false</LinksUpToDate>
  <CharactersWithSpaces>13188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Risk Assessment Form with guidance for use</dc:title>
  <dc:creator>mprss02</dc:creator>
  <cp:keywords>form and guidance</cp:keywords>
  <cp:lastModifiedBy>Tyler Ward</cp:lastModifiedBy>
  <cp:revision>3</cp:revision>
  <cp:lastPrinted>2006-10-16T16:35:00Z</cp:lastPrinted>
  <dcterms:created xsi:type="dcterms:W3CDTF">2025-10-22T12:02:00Z</dcterms:created>
  <dcterms:modified xsi:type="dcterms:W3CDTF">2025-10-22T12:10:00Z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15;#form and guidance|a7f3781c-c779-4ea5-a384-0266687e86fb</vt:lpwstr>
  </property>
  <property fmtid="{D5CDD505-2E9C-101B-9397-08002B2CF9AE}" pid="3" name="ContentTypeId">
    <vt:lpwstr>0x010100A439FC47663CCF4EAA06EB2579B3ABD3</vt:lpwstr>
  </property>
  <property fmtid="{D5CDD505-2E9C-101B-9397-08002B2CF9AE}" pid="4" name="Event ref">
    <vt:lpwstr>Risk_Assessment_Form+guidance Mar 2015</vt:lpwstr>
  </property>
  <property fmtid="{D5CDD505-2E9C-101B-9397-08002B2CF9AE}" pid="5" name="TaxCatchAll">
    <vt:lpwstr>15;#form and guidance</vt:lpwstr>
  </property>
  <property fmtid="{D5CDD505-2E9C-101B-9397-08002B2CF9AE}" pid="6" name="TaxKeywordTaxHTField">
    <vt:lpwstr>form and guidance|a7f3781c-c779-4ea5-a384-0266687e86fb</vt:lpwstr>
  </property>
</Properties>
</file>